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8EA7" w14:textId="77777777" w:rsidR="00625753" w:rsidRDefault="00000000">
      <w:pPr>
        <w:pStyle w:val="MainTitle"/>
        <w:rPr>
          <w:rFonts w:hint="eastAsia"/>
        </w:rPr>
      </w:pPr>
      <w:r>
        <w:t>组合套餐的需求与设计</w:t>
      </w:r>
    </w:p>
    <w:p w14:paraId="507685F1" w14:textId="77777777" w:rsidR="00625753" w:rsidRDefault="00000000">
      <w:pPr>
        <w:pStyle w:val="1"/>
        <w:rPr>
          <w:rFonts w:hint="eastAsia"/>
        </w:rPr>
      </w:pPr>
      <w:r>
        <w:t>需求</w:t>
      </w:r>
    </w:p>
    <w:p w14:paraId="6DFD5054" w14:textId="3856255E" w:rsidR="00625753" w:rsidRDefault="00000000">
      <w:pPr>
        <w:rPr>
          <w:rFonts w:hint="eastAsia"/>
        </w:rPr>
      </w:pPr>
      <w:r>
        <w:t xml:space="preserve">    在一段时期内，市场推出组合套餐，适当降低单品的价格，组合销售多个单品，实现盈利。套餐的形式参考肯德基。</w:t>
      </w:r>
    </w:p>
    <w:p w14:paraId="29FFA84B" w14:textId="77777777" w:rsidR="00625753" w:rsidRDefault="00000000" w:rsidP="003D0FF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t>支持多次回款，可以支付一部分，后续再付剩下的金额，消费之前付完所有金额。</w:t>
      </w:r>
    </w:p>
    <w:p w14:paraId="4FE80FCD" w14:textId="77777777" w:rsidR="00625753" w:rsidRDefault="00000000" w:rsidP="003D0FF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t>先付款后选项目，现实生活中顾客当时没想好要选套餐中的什么，对于门店来说，先进账比较有利。</w:t>
      </w:r>
    </w:p>
    <w:p w14:paraId="14B2FB0D" w14:textId="77777777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5B511D6" wp14:editId="4E7A07A6">
            <wp:extent cx="2352675" cy="5227350"/>
            <wp:effectExtent l="0" t="0" r="0" b="0"/>
            <wp:docPr id="1" name="Picture 5" descr="7L6HHSRDADA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7L6HHSRDADAE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2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D174" w14:textId="77777777" w:rsidR="00625753" w:rsidRDefault="00000000">
      <w:pPr>
        <w:pStyle w:val="1"/>
        <w:rPr>
          <w:rFonts w:hint="eastAsia"/>
        </w:rPr>
      </w:pPr>
      <w:r>
        <w:lastRenderedPageBreak/>
        <w:t>流程图</w:t>
      </w:r>
    </w:p>
    <w:p w14:paraId="76EBEA61" w14:textId="66828F9F" w:rsidR="00625753" w:rsidRDefault="00000000">
      <w:pPr>
        <w:rPr>
          <w:ins w:id="0" w:author="shuyuan zhao" w:date="2025-11-27T14:56:00Z" w16du:dateUtc="2025-11-27T06:56:00Z"/>
          <w:rFonts w:hint="eastAsia"/>
        </w:rPr>
      </w:pPr>
      <w:del w:id="1" w:author="shuyuan zhao" w:date="2025-11-27T14:59:00Z" w16du:dateUtc="2025-11-27T06:59:00Z">
        <w:r w:rsidDel="00F04946">
          <w:rPr>
            <w:noProof/>
          </w:rPr>
          <w:drawing>
            <wp:inline distT="0" distB="0" distL="0" distR="0" wp14:anchorId="3A843B07" wp14:editId="39CCBC1A">
              <wp:extent cx="5270500" cy="3764643"/>
              <wp:effectExtent l="0" t="0" r="0" b="0"/>
              <wp:docPr id="2" name="Picture 6" descr="E22IDSZDACAD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6" descr="E22IDSZDACADC"/>
                      <pic:cNvPicPr>
                        <a:picLocks noChangeAspect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37646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4F9A437" w14:textId="77777777" w:rsidR="00F04946" w:rsidRDefault="00F04946">
      <w:pPr>
        <w:rPr>
          <w:ins w:id="2" w:author="shuyuan zhao" w:date="2025-11-27T14:56:00Z" w16du:dateUtc="2025-11-27T06:56:00Z"/>
          <w:rFonts w:hint="eastAsia"/>
        </w:rPr>
      </w:pPr>
    </w:p>
    <w:p w14:paraId="2E34217A" w14:textId="2CEA5E4F" w:rsidR="00F04946" w:rsidRPr="00E77927" w:rsidRDefault="007351BB">
      <w:pPr>
        <w:rPr>
          <w:rFonts w:hint="eastAsia"/>
        </w:rPr>
      </w:pPr>
      <w:ins w:id="3" w:author="shuyuan zhao" w:date="2025-11-27T15:05:00Z" w16du:dateUtc="2025-11-27T07:05:00Z">
        <w:r>
          <w:rPr>
            <w:noProof/>
          </w:rPr>
          <w:drawing>
            <wp:inline distT="0" distB="0" distL="0" distR="0" wp14:anchorId="3630C814" wp14:editId="2F61AB32">
              <wp:extent cx="5270500" cy="3738245"/>
              <wp:effectExtent l="0" t="0" r="6350" b="0"/>
              <wp:docPr id="1743653817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43653817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37382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38B9375" w14:textId="77777777" w:rsidR="00625753" w:rsidRDefault="00000000">
      <w:pPr>
        <w:pStyle w:val="1"/>
        <w:rPr>
          <w:rFonts w:hint="eastAsia"/>
        </w:rPr>
      </w:pPr>
      <w:r>
        <w:lastRenderedPageBreak/>
        <w:t>套餐定义</w:t>
      </w:r>
    </w:p>
    <w:p w14:paraId="2CA4D209" w14:textId="77777777" w:rsidR="00625753" w:rsidRDefault="00000000">
      <w:pPr>
        <w:pStyle w:val="2"/>
        <w:rPr>
          <w:rFonts w:hint="eastAsia"/>
        </w:rPr>
      </w:pPr>
      <w:r>
        <w:t>组合套餐的组成</w:t>
      </w:r>
    </w:p>
    <w:p w14:paraId="4A1A77A3" w14:textId="77777777" w:rsidR="00625753" w:rsidRDefault="00000000">
      <w:pPr>
        <w:rPr>
          <w:rFonts w:hint="eastAsia"/>
        </w:rPr>
      </w:pPr>
      <w:r>
        <w:t>①子类别（比如肯德基套餐中的主食、小食、饮料）</w:t>
      </w:r>
    </w:p>
    <w:p w14:paraId="746C9648" w14:textId="77777777" w:rsidR="00625753" w:rsidRDefault="00000000">
      <w:pPr>
        <w:rPr>
          <w:rFonts w:hint="eastAsia"/>
        </w:rPr>
      </w:pPr>
      <w:r>
        <w:t>②项目（服务项目、商品）</w:t>
      </w:r>
    </w:p>
    <w:p w14:paraId="04CE41D8" w14:textId="77777777" w:rsidR="00625753" w:rsidRDefault="00000000">
      <w:pPr>
        <w:rPr>
          <w:rFonts w:hint="eastAsia"/>
        </w:rPr>
      </w:pPr>
      <w:r>
        <w:t>③购买规则，每一个子类别是几选几</w:t>
      </w:r>
    </w:p>
    <w:p w14:paraId="77C0AE58" w14:textId="77777777" w:rsidR="00625753" w:rsidRDefault="00000000">
      <w:pPr>
        <w:pStyle w:val="2"/>
        <w:rPr>
          <w:rFonts w:hint="eastAsia"/>
        </w:rPr>
      </w:pPr>
      <w:r>
        <w:t>设计</w:t>
      </w:r>
    </w:p>
    <w:p w14:paraId="35ED4C9F" w14:textId="77777777" w:rsidR="00625753" w:rsidRDefault="00000000">
      <w:pPr>
        <w:rPr>
          <w:rFonts w:hint="eastAsia"/>
        </w:rPr>
      </w:pPr>
      <w:r>
        <w:t xml:space="preserve">      在web端的促销方案管理下新增组合套餐的页面，页面的基本信息有套餐名称、所属市场、日期范围、描述。</w:t>
      </w:r>
    </w:p>
    <w:p w14:paraId="6BA143E7" w14:textId="77777777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73450B0" wp14:editId="4D083219">
            <wp:extent cx="5270500" cy="1127749"/>
            <wp:effectExtent l="0" t="0" r="0" b="0"/>
            <wp:docPr id="3" name="Picture 7" descr="HS6H3SRDACA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HS6H3SRDACAG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F473" w14:textId="2C8EC51A" w:rsidR="00625753" w:rsidRDefault="00000000">
      <w:pPr>
        <w:rPr>
          <w:rFonts w:hint="eastAsia"/>
        </w:rPr>
      </w:pPr>
      <w:r>
        <w:t>还需要定义“子类别”和“购买规则”。如下图的子类别为“洗头”，购买规则为“3选1”。那么“洗头”下的护理项目以及家居产品数量必须是3个，</w:t>
      </w:r>
      <w:del w:id="4" w:author="shuyuan zhao" w:date="2025-11-27T15:00:00Z" w16du:dateUtc="2025-11-27T07:00:00Z">
        <w:r w:rsidDel="0028588C">
          <w:delText>前一个</w:delText>
        </w:r>
      </w:del>
      <w:ins w:id="5" w:author="shuyuan zhao" w:date="2025-11-27T15:00:00Z" w16du:dateUtc="2025-11-27T07:00:00Z">
        <w:r w:rsidR="0028588C">
          <w:rPr>
            <w:rFonts w:hint="eastAsia"/>
          </w:rPr>
          <w:t>第一</w:t>
        </w:r>
      </w:ins>
      <w:ins w:id="6" w:author="shuyuan zhao" w:date="2025-11-27T15:01:00Z" w16du:dateUtc="2025-11-27T07:01:00Z">
        <w:r w:rsidR="0028588C">
          <w:rPr>
            <w:rFonts w:hint="eastAsia"/>
          </w:rPr>
          <w:t>个护理项目或者家居产品</w:t>
        </w:r>
      </w:ins>
      <w:r>
        <w:t>设为默认选项。</w:t>
      </w:r>
    </w:p>
    <w:p w14:paraId="19CC9940" w14:textId="77777777" w:rsidR="00625753" w:rsidRDefault="00000000">
      <w:pPr>
        <w:numPr>
          <w:ilvl w:val="0"/>
          <w:numId w:val="2"/>
        </w:numPr>
        <w:rPr>
          <w:rFonts w:hint="eastAsia"/>
        </w:rPr>
      </w:pPr>
      <w:r>
        <w:t>购买规则的设定，用两个字段表示，一个是子类的数量，另一个是选择的数量，组合之后显示“3选1”、“5选2”、“5选3”等；</w:t>
      </w:r>
    </w:p>
    <w:p w14:paraId="591FEBF0" w14:textId="77777777" w:rsidR="00625753" w:rsidRDefault="00000000">
      <w:pPr>
        <w:numPr>
          <w:ilvl w:val="0"/>
          <w:numId w:val="2"/>
        </w:numPr>
        <w:rPr>
          <w:rFonts w:hint="eastAsia"/>
        </w:rPr>
      </w:pPr>
      <w:r>
        <w:t>子类的数量必须和购买规则的第一个字段相等；</w:t>
      </w:r>
    </w:p>
    <w:p w14:paraId="38AB3F2A" w14:textId="5A94F56D" w:rsidR="00625753" w:rsidRDefault="00000000">
      <w:pPr>
        <w:numPr>
          <w:ilvl w:val="0"/>
          <w:numId w:val="2"/>
        </w:numPr>
        <w:rPr>
          <w:ins w:id="7" w:author="shuyuan zhao" w:date="2025-11-27T14:01:00Z" w16du:dateUtc="2025-11-27T06:01:00Z"/>
          <w:rFonts w:hint="eastAsia"/>
        </w:rPr>
      </w:pPr>
      <w:r>
        <w:t>默认的选项根据购买规则的第二个字段从前往后选择</w:t>
      </w:r>
      <w:del w:id="8" w:author="shuyuan zhao" w:date="2025-11-27T14:01:00Z" w16du:dateUtc="2025-11-27T06:01:00Z">
        <w:r w:rsidDel="007D7980">
          <w:delText>；</w:delText>
        </w:r>
      </w:del>
      <w:ins w:id="9" w:author="shuyuan zhao" w:date="2025-11-27T14:01:00Z" w16du:dateUtc="2025-11-27T06:01:00Z">
        <w:r w:rsidR="007D7980">
          <w:rPr>
            <w:rFonts w:hint="eastAsia"/>
          </w:rPr>
          <w:t>。</w:t>
        </w:r>
      </w:ins>
    </w:p>
    <w:p w14:paraId="242AA8F1" w14:textId="269CFC40" w:rsidR="007D7980" w:rsidRDefault="007D7980">
      <w:pPr>
        <w:numPr>
          <w:ilvl w:val="0"/>
          <w:numId w:val="2"/>
        </w:numPr>
        <w:rPr>
          <w:ins w:id="10" w:author="shuyuan zhao" w:date="2025-11-27T14:02:00Z" w16du:dateUtc="2025-11-27T06:02:00Z"/>
          <w:rFonts w:hint="eastAsia"/>
        </w:rPr>
      </w:pPr>
      <w:ins w:id="11" w:author="shuyuan zhao" w:date="2025-11-27T14:01:00Z" w16du:dateUtc="2025-11-27T06:01:00Z">
        <w:r>
          <w:rPr>
            <w:rFonts w:hint="eastAsia"/>
          </w:rPr>
          <w:t>子项</w:t>
        </w:r>
      </w:ins>
      <w:ins w:id="12" w:author="shuyuan zhao" w:date="2025-11-27T14:03:00Z" w16du:dateUtc="2025-11-27T06:03:00Z">
        <w:r>
          <w:rPr>
            <w:rFonts w:hint="eastAsia"/>
          </w:rPr>
          <w:t>小计价格</w:t>
        </w:r>
      </w:ins>
      <w:ins w:id="13" w:author="shuyuan zhao" w:date="2025-11-27T14:02:00Z" w16du:dateUtc="2025-11-27T06:02:00Z">
        <w:r>
          <w:rPr>
            <w:rFonts w:hint="eastAsia"/>
          </w:rPr>
          <w:t>的计算</w:t>
        </w:r>
      </w:ins>
    </w:p>
    <w:p w14:paraId="579FE8A0" w14:textId="277ABAC5" w:rsidR="007D7980" w:rsidRPr="00B724EA" w:rsidRDefault="007D7980">
      <w:pPr>
        <w:numPr>
          <w:ilvl w:val="0"/>
          <w:numId w:val="2"/>
        </w:numPr>
        <w:rPr>
          <w:rFonts w:hint="eastAsia"/>
          <w:b/>
          <w:bCs/>
          <w:rPrChange w:id="14" w:author="shuyuan zhao" w:date="2025-11-27T15:01:00Z" w16du:dateUtc="2025-11-27T07:01:00Z">
            <w:rPr>
              <w:rFonts w:hint="eastAsia"/>
            </w:rPr>
          </w:rPrChange>
        </w:rPr>
      </w:pPr>
      <w:ins w:id="15" w:author="shuyuan zhao" w:date="2025-11-27T14:02:00Z" w16du:dateUtc="2025-11-27T06:02:00Z">
        <w:r w:rsidRPr="00B724EA">
          <w:rPr>
            <w:rFonts w:hint="eastAsia"/>
            <w:b/>
            <w:bCs/>
            <w:rPrChange w:id="16" w:author="shuyuan zhao" w:date="2025-11-27T15:01:00Z" w16du:dateUtc="2025-11-27T07:01:00Z">
              <w:rPr>
                <w:rFonts w:hint="eastAsia"/>
              </w:rPr>
            </w:rPrChange>
          </w:rPr>
          <w:t>方式一：定单个疗程卡或者家居单品的价格</w:t>
        </w:r>
      </w:ins>
    </w:p>
    <w:p w14:paraId="1CA2F418" w14:textId="77777777" w:rsidR="00625753" w:rsidRDefault="00000000">
      <w:pPr>
        <w:numPr>
          <w:ilvl w:val="0"/>
          <w:numId w:val="2"/>
        </w:numPr>
        <w:rPr>
          <w:rFonts w:hint="eastAsia"/>
        </w:rPr>
      </w:pPr>
      <w:r>
        <w:t>子项中每一个的优惠价都是相等的，所以该子项的总价的计算规则是单价*“选择的数量”，单价我们取第一个项目或商品的优惠价。</w:t>
      </w:r>
    </w:p>
    <w:p w14:paraId="327AFB49" w14:textId="77777777" w:rsidR="00625753" w:rsidRDefault="00000000">
      <w:pPr>
        <w:rPr>
          <w:rFonts w:hint="eastAsia"/>
        </w:rPr>
      </w:pPr>
      <w:r>
        <w:t>存在多个子项，以此类推。</w:t>
      </w:r>
    </w:p>
    <w:p w14:paraId="3306ECB2" w14:textId="77777777" w:rsidR="00625753" w:rsidRDefault="00000000">
      <w:pPr>
        <w:rPr>
          <w:ins w:id="17" w:author="shuyuan zhao" w:date="2025-11-27T14:02:00Z" w16du:dateUtc="2025-11-27T06:02:00Z"/>
          <w:rFonts w:hint="eastAsia"/>
        </w:rPr>
      </w:pPr>
      <w:r>
        <w:rPr>
          <w:noProof/>
        </w:rPr>
        <w:lastRenderedPageBreak/>
        <w:drawing>
          <wp:inline distT="0" distB="0" distL="0" distR="0" wp14:anchorId="4E76D1D5" wp14:editId="3F5CAFAC">
            <wp:extent cx="5270500" cy="1267958"/>
            <wp:effectExtent l="0" t="0" r="0" b="0"/>
            <wp:docPr id="4" name="Picture 8" descr="2TRIJSRDAAQ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2TRIJSRDAAQEY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3357" w14:textId="146E78B0" w:rsidR="007D7980" w:rsidRPr="00B724EA" w:rsidRDefault="007D7980">
      <w:pPr>
        <w:rPr>
          <w:ins w:id="18" w:author="shuyuan zhao" w:date="2025-11-27T14:03:00Z" w16du:dateUtc="2025-11-27T06:03:00Z"/>
          <w:rFonts w:hint="eastAsia"/>
          <w:b/>
          <w:bCs/>
          <w:rPrChange w:id="19" w:author="shuyuan zhao" w:date="2025-11-27T15:02:00Z" w16du:dateUtc="2025-11-27T07:02:00Z">
            <w:rPr>
              <w:ins w:id="20" w:author="shuyuan zhao" w:date="2025-11-27T14:03:00Z" w16du:dateUtc="2025-11-27T06:03:00Z"/>
              <w:rFonts w:hint="eastAsia"/>
            </w:rPr>
          </w:rPrChange>
        </w:rPr>
      </w:pPr>
      <w:ins w:id="21" w:author="shuyuan zhao" w:date="2025-11-27T14:02:00Z" w16du:dateUtc="2025-11-27T06:02:00Z">
        <w:r>
          <w:rPr>
            <w:rFonts w:hint="eastAsia"/>
          </w:rPr>
          <w:t xml:space="preserve"> </w:t>
        </w:r>
        <w:r w:rsidRPr="00B724EA">
          <w:rPr>
            <w:rFonts w:hint="eastAsia"/>
            <w:b/>
            <w:bCs/>
            <w:rPrChange w:id="22" w:author="shuyuan zhao" w:date="2025-11-27T15:02:00Z" w16du:dateUtc="2025-11-27T07:02:00Z">
              <w:rPr>
                <w:rFonts w:hint="eastAsia"/>
              </w:rPr>
            </w:rPrChange>
          </w:rPr>
          <w:t xml:space="preserve">  </w:t>
        </w:r>
      </w:ins>
      <w:ins w:id="23" w:author="shuyuan zhao" w:date="2025-11-27T14:03:00Z" w16du:dateUtc="2025-11-27T06:03:00Z">
        <w:r w:rsidRPr="00B724EA">
          <w:rPr>
            <w:rFonts w:hint="eastAsia"/>
            <w:b/>
            <w:bCs/>
            <w:rPrChange w:id="24" w:author="shuyuan zhao" w:date="2025-11-27T15:02:00Z" w16du:dateUtc="2025-11-27T07:02:00Z">
              <w:rPr>
                <w:rFonts w:hint="eastAsia"/>
              </w:rPr>
            </w:rPrChange>
          </w:rPr>
          <w:t>方式二：定子项</w:t>
        </w:r>
      </w:ins>
      <w:ins w:id="25" w:author="shuyuan zhao" w:date="2025-11-27T15:06:00Z" w16du:dateUtc="2025-11-27T07:06:00Z">
        <w:r w:rsidR="00784CDA">
          <w:rPr>
            <w:rFonts w:hint="eastAsia"/>
            <w:b/>
            <w:bCs/>
          </w:rPr>
          <w:t>的总价</w:t>
        </w:r>
      </w:ins>
    </w:p>
    <w:p w14:paraId="1084FCD1" w14:textId="5E3E4791" w:rsidR="007D7980" w:rsidRDefault="007D7980">
      <w:pPr>
        <w:rPr>
          <w:rFonts w:hint="eastAsia"/>
        </w:rPr>
      </w:pPr>
      <w:ins w:id="26" w:author="shuyuan zhao" w:date="2025-11-27T14:04:00Z" w16du:dateUtc="2025-11-27T06:04:00Z">
        <w:r>
          <w:rPr>
            <w:rFonts w:hint="eastAsia"/>
          </w:rPr>
          <w:t xml:space="preserve">   例如：先确定子项的价格为298，</w:t>
        </w:r>
      </w:ins>
      <w:ins w:id="27" w:author="shuyuan zhao" w:date="2025-11-27T14:05:00Z" w16du:dateUtc="2025-11-27T06:05:00Z">
        <w:r>
          <w:rPr>
            <w:rFonts w:hint="eastAsia"/>
          </w:rPr>
          <w:t>规则是</w:t>
        </w:r>
        <w:r w:rsidRPr="007D7980">
          <w:rPr>
            <w:rFonts w:hint="eastAsia"/>
          </w:rPr>
          <w:t>5选3，从第一个到第三个的优惠价分别是99.33、99.33、99.33。然后再把多的1分钱划给第一个。最终的价格是99.34、99.33、99.33，第四个和第五个的价格也是99.33</w:t>
        </w:r>
      </w:ins>
      <w:ins w:id="28" w:author="shuyuan zhao" w:date="2025-11-27T14:06:00Z" w16du:dateUtc="2025-11-27T06:06:00Z">
        <w:r w:rsidR="00C40289">
          <w:rPr>
            <w:rFonts w:hint="eastAsia"/>
          </w:rPr>
          <w:t>。</w:t>
        </w:r>
      </w:ins>
    </w:p>
    <w:p w14:paraId="2BB345F4" w14:textId="77777777" w:rsidR="00625753" w:rsidRDefault="00000000">
      <w:pPr>
        <w:pStyle w:val="2"/>
        <w:rPr>
          <w:rFonts w:hint="eastAsia"/>
        </w:rPr>
      </w:pPr>
      <w:r>
        <w:t>约束</w:t>
      </w:r>
    </w:p>
    <w:p w14:paraId="178F5A97" w14:textId="77777777" w:rsidR="00625753" w:rsidRDefault="00000000" w:rsidP="00E766FA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只支持对有限期的编辑</w:t>
      </w:r>
    </w:p>
    <w:p w14:paraId="71930820" w14:textId="77777777" w:rsidR="00625753" w:rsidRDefault="00000000" w:rsidP="00E766FA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t>套餐没有关联顾客信息时才允许删除</w:t>
      </w:r>
    </w:p>
    <w:p w14:paraId="30ABB973" w14:textId="77777777" w:rsidR="00625753" w:rsidRDefault="00000000">
      <w:pPr>
        <w:pStyle w:val="1"/>
        <w:rPr>
          <w:rFonts w:hint="eastAsia"/>
        </w:rPr>
      </w:pPr>
      <w:r>
        <w:t>开单</w:t>
      </w:r>
    </w:p>
    <w:p w14:paraId="46F63423" w14:textId="77777777" w:rsidR="00625753" w:rsidRDefault="00000000">
      <w:pPr>
        <w:rPr>
          <w:rFonts w:hint="eastAsia"/>
        </w:rPr>
      </w:pPr>
      <w:r>
        <w:t>员工端开单的添加项目的页面新增一个选项卡，名为“组合套餐”，展示有效期内的组合套餐。显示组合套餐的列表，点击“购买”，进入支付录入界面。</w:t>
      </w:r>
    </w:p>
    <w:p w14:paraId="6E3B07DE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CC2469" wp14:editId="6F9DC28F">
            <wp:extent cx="5270500" cy="5339849"/>
            <wp:effectExtent l="0" t="0" r="0" b="0"/>
            <wp:docPr id="5" name="Picture 9" descr="LK5ZVSRDACQ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LK5ZVSRDACQHW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B1BA" w14:textId="77777777" w:rsidR="00625753" w:rsidRDefault="00000000">
      <w:pPr>
        <w:rPr>
          <w:rFonts w:hint="eastAsia"/>
        </w:rPr>
      </w:pPr>
      <w:r>
        <w:t>由于组合套餐是对整单进行购买，优惠券和充值卡金也是基于整个订单进行使用。</w:t>
      </w:r>
    </w:p>
    <w:p w14:paraId="2E1423EF" w14:textId="77777777" w:rsidR="00625753" w:rsidRDefault="00625753">
      <w:pPr>
        <w:rPr>
          <w:rFonts w:hint="eastAsia"/>
        </w:rPr>
      </w:pPr>
    </w:p>
    <w:p w14:paraId="55B348DC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3DCFCE" wp14:editId="6859BC05">
            <wp:extent cx="5270500" cy="5419064"/>
            <wp:effectExtent l="0" t="0" r="0" b="0"/>
            <wp:docPr id="6" name="Picture 10" descr="X6HJXSRDABQ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X6HJXSRDABQC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133C" w14:textId="77777777" w:rsidR="00625753" w:rsidRDefault="00000000">
      <w:pPr>
        <w:pStyle w:val="2"/>
        <w:rPr>
          <w:rFonts w:hint="eastAsia"/>
        </w:rPr>
      </w:pPr>
      <w:r>
        <w:t>说明</w:t>
      </w:r>
    </w:p>
    <w:p w14:paraId="2991D38B" w14:textId="77777777" w:rsidR="00625753" w:rsidRDefault="00000000" w:rsidP="00CD3E6E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t>对整个套餐进行购买；</w:t>
      </w:r>
    </w:p>
    <w:p w14:paraId="5A6D40CE" w14:textId="16BBA784" w:rsidR="00625753" w:rsidRDefault="00000000" w:rsidP="00CD3E6E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t>开单之后</w:t>
      </w:r>
      <w:del w:id="29" w:author="shuyuan zhao" w:date="2025-11-27T13:57:00Z" w16du:dateUtc="2025-11-27T05:57:00Z">
        <w:r w:rsidDel="00D33AF0">
          <w:delText>不</w:delText>
        </w:r>
      </w:del>
      <w:r>
        <w:t>进行营业额的分配。</w:t>
      </w:r>
      <w:del w:id="30" w:author="shuyuan zhao" w:date="2025-11-27T13:58:00Z" w16du:dateUtc="2025-11-27T05:58:00Z">
        <w:r w:rsidDel="00D33AF0">
          <w:delText>存在回款的情况，结清之后选择项目，选完项目之后再分配营业额；</w:delText>
        </w:r>
      </w:del>
      <w:ins w:id="31" w:author="shuyuan zhao" w:date="2025-11-27T13:58:00Z" w16du:dateUtc="2025-11-27T05:58:00Z">
        <w:r w:rsidR="00D33AF0">
          <w:rPr>
            <w:rFonts w:hint="eastAsia"/>
          </w:rPr>
          <w:t>虽然还未选择项目，由店长决定营业额该怎么分配；</w:t>
        </w:r>
      </w:ins>
    </w:p>
    <w:p w14:paraId="2C5BF95A" w14:textId="77777777" w:rsidR="00625753" w:rsidRDefault="00000000" w:rsidP="00CD3E6E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t>不支持“是否赠送”选项的显示了，因为组合套餐为了促销而拟定，如果需要赠送可以在“疗程卡项”和“家居产品”中赠送。</w:t>
      </w:r>
    </w:p>
    <w:p w14:paraId="5F79B55B" w14:textId="77777777" w:rsidR="00625753" w:rsidRDefault="00000000">
      <w:pPr>
        <w:pStyle w:val="1"/>
        <w:rPr>
          <w:rFonts w:hint="eastAsia"/>
        </w:rPr>
      </w:pPr>
      <w:r>
        <w:t>用户端订单的显示</w:t>
      </w:r>
    </w:p>
    <w:p w14:paraId="5B2F3EB8" w14:textId="77777777" w:rsidR="00625753" w:rsidRDefault="00000000">
      <w:pPr>
        <w:rPr>
          <w:rFonts w:hint="eastAsia"/>
        </w:rPr>
      </w:pPr>
      <w:r>
        <w:lastRenderedPageBreak/>
        <w:t>用户在员工手机上购买组合套餐，只要付款就能显示到订单中心的“已付款”选项卡下，根据是否付全款显示为部分支付和全额支付。</w:t>
      </w:r>
    </w:p>
    <w:p w14:paraId="3E8610CE" w14:textId="77777777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58EEFC5" wp14:editId="67913E3E">
            <wp:extent cx="5270500" cy="5086263"/>
            <wp:effectExtent l="0" t="0" r="0" b="0"/>
            <wp:docPr id="7" name="Picture 11" descr="M5BKLSRDABA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M5BKLSRDABAFU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8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8142" w14:textId="77777777" w:rsidR="00625753" w:rsidRDefault="00000000">
      <w:pPr>
        <w:pStyle w:val="1"/>
        <w:rPr>
          <w:rFonts w:hint="eastAsia"/>
        </w:rPr>
      </w:pPr>
      <w:r>
        <w:t>回款</w:t>
      </w:r>
    </w:p>
    <w:p w14:paraId="774E9352" w14:textId="77777777" w:rsidR="00625753" w:rsidRDefault="00000000">
      <w:pPr>
        <w:rPr>
          <w:rFonts w:hint="eastAsia"/>
        </w:rPr>
      </w:pPr>
      <w:r>
        <w:t>员工端支持对组合套餐进行回款，显示的界面如下。</w:t>
      </w:r>
    </w:p>
    <w:p w14:paraId="1C76A288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0DBD05" wp14:editId="0C194342">
            <wp:extent cx="5270500" cy="5592745"/>
            <wp:effectExtent l="0" t="0" r="0" b="0"/>
            <wp:docPr id="8" name="Picture 12" descr="JNJ2DSRDACQ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JNJ2DSRDACQB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0B0F" w14:textId="77777777" w:rsidR="00625753" w:rsidRDefault="00625753">
      <w:pPr>
        <w:rPr>
          <w:rFonts w:hint="eastAsia"/>
        </w:rPr>
      </w:pPr>
    </w:p>
    <w:p w14:paraId="48237D35" w14:textId="409C3247" w:rsidR="00625753" w:rsidRDefault="00000000" w:rsidP="006844DC">
      <w:pPr>
        <w:pStyle w:val="1"/>
        <w:rPr>
          <w:rFonts w:hint="eastAsia"/>
        </w:rPr>
      </w:pPr>
      <w:r>
        <w:t>套餐的细化（选择）</w:t>
      </w:r>
    </w:p>
    <w:p w14:paraId="14874242" w14:textId="77777777" w:rsidR="00625753" w:rsidRDefault="00000000">
      <w:pPr>
        <w:rPr>
          <w:rFonts w:hint="eastAsia"/>
        </w:rPr>
      </w:pPr>
      <w:r>
        <w:t>销售单的页面增加“组合套餐细化”的按钮，点击之后进行已付全款组合套餐的查询。</w:t>
      </w:r>
    </w:p>
    <w:p w14:paraId="240595F3" w14:textId="77777777" w:rsidR="00625753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35F7AB" wp14:editId="716B39E7">
            <wp:extent cx="2352675" cy="5069454"/>
            <wp:effectExtent l="0" t="0" r="0" b="0"/>
            <wp:docPr id="9" name="Picture 13" descr="WEL3BSRDABQ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WEL3BSRDABQG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06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590F" w14:textId="77777777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9994A81" wp14:editId="48CC0CCE">
            <wp:extent cx="5270500" cy="3544892"/>
            <wp:effectExtent l="0" t="0" r="0" b="0"/>
            <wp:docPr id="10" name="Picture 14" descr="D4ALDSRDABQ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D4ALDSRDABQH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3664" w14:textId="77777777" w:rsidR="00625753" w:rsidRDefault="00000000">
      <w:pPr>
        <w:pStyle w:val="2"/>
        <w:rPr>
          <w:rFonts w:hint="eastAsia"/>
        </w:rPr>
      </w:pPr>
      <w:r>
        <w:lastRenderedPageBreak/>
        <w:t>说明</w:t>
      </w:r>
    </w:p>
    <w:p w14:paraId="7C6A7F07" w14:textId="17EDF925" w:rsidR="00625753" w:rsidDel="007F3DDA" w:rsidRDefault="00000000" w:rsidP="00A0635A">
      <w:pPr>
        <w:pStyle w:val="a5"/>
        <w:numPr>
          <w:ilvl w:val="0"/>
          <w:numId w:val="6"/>
        </w:numPr>
        <w:ind w:firstLineChars="0"/>
        <w:rPr>
          <w:del w:id="32" w:author="shuyuan zhao" w:date="2025-11-27T13:59:00Z" w16du:dateUtc="2025-11-27T05:59:00Z"/>
          <w:rFonts w:hint="eastAsia"/>
        </w:rPr>
      </w:pPr>
      <w:del w:id="33" w:author="shuyuan zhao" w:date="2025-11-27T13:59:00Z" w16du:dateUtc="2025-11-27T05:59:00Z">
        <w:r w:rsidDel="007F3DDA">
          <w:delText>套餐选择之后不允许修改</w:delText>
        </w:r>
      </w:del>
    </w:p>
    <w:p w14:paraId="1C98348B" w14:textId="6A836AAE" w:rsidR="00625753" w:rsidDel="007F3DDA" w:rsidRDefault="00000000" w:rsidP="00A0635A">
      <w:pPr>
        <w:pStyle w:val="a5"/>
        <w:numPr>
          <w:ilvl w:val="0"/>
          <w:numId w:val="6"/>
        </w:numPr>
        <w:ind w:firstLineChars="0"/>
        <w:rPr>
          <w:del w:id="34" w:author="shuyuan zhao" w:date="2025-11-27T13:59:00Z" w16du:dateUtc="2025-11-27T05:59:00Z"/>
          <w:rFonts w:hint="eastAsia"/>
        </w:rPr>
      </w:pPr>
      <w:del w:id="35" w:author="shuyuan zhao" w:date="2025-11-27T13:59:00Z" w16du:dateUtc="2025-11-27T05:59:00Z">
        <w:r w:rsidDel="007F3DDA">
          <w:delText>套餐选择之后进行营业额的分配</w:delText>
        </w:r>
      </w:del>
    </w:p>
    <w:p w14:paraId="39F3C94B" w14:textId="71A35468" w:rsidR="007F3DDA" w:rsidRDefault="007F3DDA" w:rsidP="00A0635A">
      <w:pPr>
        <w:pStyle w:val="a5"/>
        <w:numPr>
          <w:ilvl w:val="0"/>
          <w:numId w:val="6"/>
        </w:numPr>
        <w:ind w:firstLineChars="0"/>
        <w:rPr>
          <w:ins w:id="36" w:author="shuyuan zhao" w:date="2025-11-27T14:00:00Z" w16du:dateUtc="2025-11-27T06:00:00Z"/>
          <w:rFonts w:hint="eastAsia"/>
        </w:rPr>
      </w:pPr>
      <w:ins w:id="37" w:author="shuyuan zhao" w:date="2025-11-27T13:59:00Z" w16du:dateUtc="2025-11-27T05:59:00Z">
        <w:r w:rsidRPr="007F3DDA">
          <w:rPr>
            <w:rFonts w:hint="eastAsia"/>
          </w:rPr>
          <w:t>组合套餐项目的选择支持顾客到店多次选择，不需要一次选好所有项目</w:t>
        </w:r>
      </w:ins>
      <w:ins w:id="38" w:author="shuyuan zhao" w:date="2025-11-27T14:00:00Z" w16du:dateUtc="2025-11-27T06:00:00Z">
        <w:r>
          <w:rPr>
            <w:rFonts w:hint="eastAsia"/>
          </w:rPr>
          <w:t>；</w:t>
        </w:r>
      </w:ins>
    </w:p>
    <w:p w14:paraId="3FE9F3BC" w14:textId="117A247A" w:rsidR="007F3DDA" w:rsidRDefault="007F3DDA" w:rsidP="00A0635A">
      <w:pPr>
        <w:pStyle w:val="a5"/>
        <w:numPr>
          <w:ilvl w:val="0"/>
          <w:numId w:val="6"/>
        </w:numPr>
        <w:ind w:firstLineChars="0"/>
        <w:rPr>
          <w:ins w:id="39" w:author="shuyuan zhao" w:date="2025-11-27T13:59:00Z" w16du:dateUtc="2025-11-27T05:59:00Z"/>
          <w:rFonts w:hint="eastAsia"/>
        </w:rPr>
      </w:pPr>
      <w:ins w:id="40" w:author="shuyuan zhao" w:date="2025-11-27T14:00:00Z" w16du:dateUtc="2025-11-27T06:00:00Z">
        <w:r>
          <w:rPr>
            <w:rFonts w:hint="eastAsia"/>
          </w:rPr>
          <w:t>选择项目</w:t>
        </w:r>
      </w:ins>
      <w:ins w:id="41" w:author="shuyuan zhao" w:date="2025-11-27T14:06:00Z" w16du:dateUtc="2025-11-27T06:06:00Z">
        <w:r w:rsidR="00E31755">
          <w:rPr>
            <w:rFonts w:hint="eastAsia"/>
          </w:rPr>
          <w:t>之后</w:t>
        </w:r>
      </w:ins>
      <w:ins w:id="42" w:author="shuyuan zhao" w:date="2025-11-27T14:00:00Z" w16du:dateUtc="2025-11-27T06:00:00Z">
        <w:r>
          <w:rPr>
            <w:rFonts w:hint="eastAsia"/>
          </w:rPr>
          <w:t>不进行营业额的分配。</w:t>
        </w:r>
      </w:ins>
    </w:p>
    <w:p w14:paraId="10B065B7" w14:textId="79745AD4" w:rsidR="00625753" w:rsidRDefault="00000000" w:rsidP="00A0635A">
      <w:pPr>
        <w:pStyle w:val="1"/>
        <w:rPr>
          <w:rFonts w:hint="eastAsia"/>
        </w:rPr>
      </w:pPr>
      <w:r>
        <w:t>套餐转换</w:t>
      </w:r>
    </w:p>
    <w:p w14:paraId="5A3AD932" w14:textId="77777777" w:rsidR="00625753" w:rsidRDefault="00000000">
      <w:pPr>
        <w:rPr>
          <w:rFonts w:hint="eastAsia"/>
        </w:rPr>
      </w:pPr>
      <w:r>
        <w:t>接入之前实现的流程用单个项目或产品，以次数为维度的转换。</w:t>
      </w:r>
    </w:p>
    <w:p w14:paraId="1EAB4A74" w14:textId="77777777" w:rsidR="00625753" w:rsidRDefault="00000000">
      <w:pPr>
        <w:pStyle w:val="1"/>
        <w:rPr>
          <w:rFonts w:hint="eastAsia"/>
        </w:rPr>
      </w:pPr>
      <w:r>
        <w:t>套餐退单</w:t>
      </w:r>
    </w:p>
    <w:p w14:paraId="2C53FE36" w14:textId="77777777" w:rsidR="00625753" w:rsidRDefault="00000000">
      <w:pPr>
        <w:rPr>
          <w:rFonts w:hint="eastAsia"/>
        </w:rPr>
      </w:pPr>
      <w:r>
        <w:t>组合套餐已经选择项目的接入现有的以单个项目或产品，以次数为维度的退单；若是没有选择项目的，支持退金额，一次退清。</w:t>
      </w:r>
    </w:p>
    <w:p w14:paraId="2D4C2EB1" w14:textId="6C76B05A" w:rsidR="00625753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1421C9" wp14:editId="0985C8D8">
            <wp:simplePos x="1143000" y="4328160"/>
            <wp:positionH relativeFrom="column">
              <wp:align>left</wp:align>
            </wp:positionH>
            <wp:positionV relativeFrom="paragraph">
              <wp:align>top</wp:align>
            </wp:positionV>
            <wp:extent cx="2352675" cy="5147310"/>
            <wp:effectExtent l="0" t="0" r="9525" b="0"/>
            <wp:wrapSquare wrapText="bothSides"/>
            <wp:docPr id="11" name="Picture 15" descr="KHV3TSRDADA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KHV3TSRDADAES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03F5">
        <w:br w:type="textWrapping" w:clear="all"/>
      </w:r>
    </w:p>
    <w:p w14:paraId="5D489CD2" w14:textId="7D2CC5F3" w:rsidR="0062575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811E493" wp14:editId="217A9E77">
            <wp:extent cx="5270500" cy="6680715"/>
            <wp:effectExtent l="0" t="0" r="0" b="0"/>
            <wp:docPr id="12" name="Picture 16" descr="FH6XZWRDABQ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FH6XZWRDABQG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753">
      <w:pgSz w:w="11906" w:h="16838"/>
      <w:pgMar w:top="1440" w:right="1803" w:bottom="1440" w:left="1803" w:header="13" w:footer="13" w:gutter="0"/>
      <w:cols w:space="0"/>
      <w:docGrid w:type="lines"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8C24" w14:textId="77777777" w:rsidR="00191664" w:rsidRDefault="00191664" w:rsidP="00B12E1C">
      <w:pPr>
        <w:rPr>
          <w:rFonts w:hint="eastAsia"/>
        </w:rPr>
      </w:pPr>
      <w:r>
        <w:separator/>
      </w:r>
    </w:p>
  </w:endnote>
  <w:endnote w:type="continuationSeparator" w:id="0">
    <w:p w14:paraId="247294F7" w14:textId="77777777" w:rsidR="00191664" w:rsidRDefault="00191664" w:rsidP="00B12E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9C2A7" w14:textId="77777777" w:rsidR="00191664" w:rsidRDefault="00191664" w:rsidP="00B12E1C">
      <w:pPr>
        <w:rPr>
          <w:rFonts w:hint="eastAsia"/>
        </w:rPr>
      </w:pPr>
      <w:r>
        <w:separator/>
      </w:r>
    </w:p>
  </w:footnote>
  <w:footnote w:type="continuationSeparator" w:id="0">
    <w:p w14:paraId="73CD1491" w14:textId="77777777" w:rsidR="00191664" w:rsidRDefault="00191664" w:rsidP="00B12E1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905"/>
    <w:multiLevelType w:val="hybridMultilevel"/>
    <w:tmpl w:val="CB8A1D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4C605D"/>
    <w:multiLevelType w:val="hybridMultilevel"/>
    <w:tmpl w:val="4F5CE3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5B6A6E"/>
    <w:multiLevelType w:val="hybridMultilevel"/>
    <w:tmpl w:val="48B0D5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4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5" w15:restartNumberingAfterBreak="0">
    <w:nsid w:val="5CEF771B"/>
    <w:multiLevelType w:val="hybridMultilevel"/>
    <w:tmpl w:val="1A360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65169613">
    <w:abstractNumId w:val="3"/>
  </w:num>
  <w:num w:numId="2" w16cid:durableId="1978486910">
    <w:abstractNumId w:val="4"/>
  </w:num>
  <w:num w:numId="3" w16cid:durableId="865556712">
    <w:abstractNumId w:val="0"/>
  </w:num>
  <w:num w:numId="4" w16cid:durableId="1350183518">
    <w:abstractNumId w:val="2"/>
  </w:num>
  <w:num w:numId="5" w16cid:durableId="735204851">
    <w:abstractNumId w:val="1"/>
  </w:num>
  <w:num w:numId="6" w16cid:durableId="86240013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uyuan zhao">
    <w15:presenceInfo w15:providerId="Windows Live" w15:userId="c0a4a1fd24f2b0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trackRevisions/>
  <w:defaultTabStop w:val="42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5753"/>
    <w:rsid w:val="0003079B"/>
    <w:rsid w:val="00191664"/>
    <w:rsid w:val="001A1A78"/>
    <w:rsid w:val="001D1275"/>
    <w:rsid w:val="0028588C"/>
    <w:rsid w:val="003D0FFF"/>
    <w:rsid w:val="00500CDE"/>
    <w:rsid w:val="005301C6"/>
    <w:rsid w:val="00625753"/>
    <w:rsid w:val="00650A92"/>
    <w:rsid w:val="006844DC"/>
    <w:rsid w:val="0068517A"/>
    <w:rsid w:val="007351BB"/>
    <w:rsid w:val="00784CDA"/>
    <w:rsid w:val="007A4C73"/>
    <w:rsid w:val="007D7980"/>
    <w:rsid w:val="007F3DDA"/>
    <w:rsid w:val="008203F5"/>
    <w:rsid w:val="009F55E0"/>
    <w:rsid w:val="00A0635A"/>
    <w:rsid w:val="00B12E1C"/>
    <w:rsid w:val="00B724EA"/>
    <w:rsid w:val="00BC6EF5"/>
    <w:rsid w:val="00C40289"/>
    <w:rsid w:val="00CD3E6E"/>
    <w:rsid w:val="00D33AF0"/>
    <w:rsid w:val="00E31755"/>
    <w:rsid w:val="00E766FA"/>
    <w:rsid w:val="00E77927"/>
    <w:rsid w:val="00F0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15804"/>
  <w15:docId w15:val="{C8BB2826-B786-49A8-81D3-C3604B92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table" w:styleId="a3">
    <w:name w:val="Table Grid"/>
    <w:qFormat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  <w:style w:type="paragraph" w:styleId="a5">
    <w:name w:val="List Paragraph"/>
    <w:basedOn w:val="a"/>
    <w:uiPriority w:val="99"/>
    <w:unhideWhenUsed/>
    <w:rsid w:val="003D0FFF"/>
    <w:pPr>
      <w:ind w:firstLineChars="200" w:firstLine="420"/>
    </w:pPr>
  </w:style>
  <w:style w:type="paragraph" w:styleId="a6">
    <w:name w:val="header"/>
    <w:basedOn w:val="a"/>
    <w:link w:val="a7"/>
    <w:rsid w:val="00B12E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12E1C"/>
    <w:rPr>
      <w:rFonts w:ascii="微软雅黑" w:eastAsia="微软雅黑" w:hAnsi="微软雅黑" w:cs="微软雅黑"/>
      <w:color w:val="080F17"/>
      <w:sz w:val="18"/>
      <w:szCs w:val="18"/>
    </w:rPr>
  </w:style>
  <w:style w:type="paragraph" w:styleId="a8">
    <w:name w:val="footer"/>
    <w:basedOn w:val="a"/>
    <w:link w:val="a9"/>
    <w:rsid w:val="00B12E1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12E1C"/>
    <w:rPr>
      <w:rFonts w:ascii="微软雅黑" w:eastAsia="微软雅黑" w:hAnsi="微软雅黑" w:cs="微软雅黑"/>
      <w:color w:val="080F17"/>
      <w:sz w:val="18"/>
      <w:szCs w:val="18"/>
    </w:rPr>
  </w:style>
  <w:style w:type="paragraph" w:styleId="aa">
    <w:name w:val="Revision"/>
    <w:hidden/>
    <w:uiPriority w:val="99"/>
    <w:unhideWhenUsed/>
    <w:rsid w:val="00650A92"/>
    <w:rPr>
      <w:rFonts w:ascii="微软雅黑" w:eastAsia="微软雅黑" w:hAnsi="微软雅黑" w:cs="微软雅黑"/>
      <w:color w:val="080F17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596B6-D2DF-4AA3-A7DB-A04CFE71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shuyuan zhao</cp:lastModifiedBy>
  <cp:revision>23</cp:revision>
  <dcterms:created xsi:type="dcterms:W3CDTF">2025-11-19T11:13:00Z</dcterms:created>
  <dcterms:modified xsi:type="dcterms:W3CDTF">2025-11-27T07:06:00Z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