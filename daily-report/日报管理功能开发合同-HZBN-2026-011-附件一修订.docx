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65848" w14:textId="77777777" w:rsidR="00B44750" w:rsidRDefault="00B44750">
      <w:pPr>
        <w:spacing w:line="242" w:lineRule="auto"/>
      </w:pPr>
    </w:p>
    <w:p w14:paraId="4CF5ABCE" w14:textId="77777777" w:rsidR="00B44750" w:rsidRDefault="00000000">
      <w:pPr>
        <w:pStyle w:val="a3"/>
        <w:spacing w:before="120" w:line="226" w:lineRule="auto"/>
        <w:ind w:left="32"/>
        <w:rPr>
          <w:rFonts w:hint="eastAsia"/>
          <w:lang w:eastAsia="zh-CN"/>
        </w:rPr>
      </w:pPr>
      <w:r>
        <w:rPr>
          <w:lang w:eastAsia="zh-CN"/>
        </w:rPr>
        <w:t xml:space="preserve">合同编号：  </w:t>
      </w:r>
      <w:r>
        <w:rPr>
          <w:u w:val="single"/>
          <w:lang w:eastAsia="zh-CN"/>
        </w:rPr>
        <w:t>HZBN-2026-011</w:t>
      </w:r>
    </w:p>
    <w:p w14:paraId="07CCDC06" w14:textId="77777777" w:rsidR="00B44750" w:rsidRDefault="00B44750">
      <w:pPr>
        <w:spacing w:line="251" w:lineRule="auto"/>
        <w:rPr>
          <w:lang w:eastAsia="zh-CN"/>
        </w:rPr>
      </w:pPr>
    </w:p>
    <w:p w14:paraId="59219204" w14:textId="77777777" w:rsidR="00B44750" w:rsidRDefault="00B44750">
      <w:pPr>
        <w:spacing w:line="251" w:lineRule="auto"/>
        <w:rPr>
          <w:lang w:eastAsia="zh-CN"/>
        </w:rPr>
      </w:pPr>
    </w:p>
    <w:p w14:paraId="77EB9A5C" w14:textId="77777777" w:rsidR="00B44750" w:rsidRDefault="00B44750">
      <w:pPr>
        <w:spacing w:line="251" w:lineRule="auto"/>
        <w:rPr>
          <w:lang w:eastAsia="zh-CN"/>
        </w:rPr>
      </w:pPr>
    </w:p>
    <w:p w14:paraId="248DC5BE" w14:textId="77777777" w:rsidR="00B44750" w:rsidRDefault="00B44750">
      <w:pPr>
        <w:spacing w:line="251" w:lineRule="auto"/>
        <w:rPr>
          <w:lang w:eastAsia="zh-CN"/>
        </w:rPr>
      </w:pPr>
    </w:p>
    <w:p w14:paraId="6DE7C97C" w14:textId="77777777" w:rsidR="00B44750" w:rsidRDefault="00B44750">
      <w:pPr>
        <w:spacing w:line="251" w:lineRule="auto"/>
        <w:rPr>
          <w:lang w:eastAsia="zh-CN"/>
        </w:rPr>
      </w:pPr>
    </w:p>
    <w:p w14:paraId="7029947A" w14:textId="77777777" w:rsidR="00B44750" w:rsidRDefault="00B44750">
      <w:pPr>
        <w:spacing w:line="251" w:lineRule="auto"/>
        <w:rPr>
          <w:lang w:eastAsia="zh-CN"/>
        </w:rPr>
      </w:pPr>
    </w:p>
    <w:p w14:paraId="06320509" w14:textId="77777777" w:rsidR="00B44750" w:rsidRDefault="00B44750">
      <w:pPr>
        <w:spacing w:line="252" w:lineRule="auto"/>
        <w:rPr>
          <w:lang w:eastAsia="zh-CN"/>
        </w:rPr>
      </w:pPr>
    </w:p>
    <w:p w14:paraId="47F7CF5C" w14:textId="77777777" w:rsidR="00B44750" w:rsidRDefault="00B44750">
      <w:pPr>
        <w:spacing w:line="252" w:lineRule="auto"/>
        <w:rPr>
          <w:lang w:eastAsia="zh-CN"/>
        </w:rPr>
      </w:pPr>
    </w:p>
    <w:p w14:paraId="08DAD2E5" w14:textId="77777777" w:rsidR="00B44750" w:rsidRDefault="00000000">
      <w:pPr>
        <w:pStyle w:val="a3"/>
        <w:spacing w:before="223" w:line="218" w:lineRule="auto"/>
        <w:ind w:leftChars="-44" w:left="1" w:right="143" w:hangingChars="18" w:hanging="93"/>
        <w:jc w:val="center"/>
        <w:outlineLvl w:val="0"/>
        <w:rPr>
          <w:ins w:id="0" w:author="邵冬" w:date="2025-05-01T09:12:00Z"/>
          <w:rFonts w:hint="eastAsia"/>
          <w:spacing w:val="-5"/>
          <w:sz w:val="52"/>
          <w:szCs w:val="52"/>
          <w:lang w:eastAsia="zh-CN"/>
        </w:rPr>
      </w:pPr>
      <w:r>
        <w:rPr>
          <w:rFonts w:hint="eastAsia"/>
          <w:spacing w:val="-5"/>
          <w:sz w:val="52"/>
          <w:szCs w:val="52"/>
          <w:lang w:eastAsia="zh-CN"/>
        </w:rPr>
        <w:t>南昌凤御美健康产业有限公司</w:t>
      </w:r>
    </w:p>
    <w:p w14:paraId="4DD93FD5" w14:textId="77777777" w:rsidR="00B44750" w:rsidRDefault="00000000">
      <w:pPr>
        <w:pStyle w:val="a3"/>
        <w:spacing w:before="223" w:line="218" w:lineRule="auto"/>
        <w:ind w:leftChars="-44" w:left="1" w:right="143" w:hangingChars="18" w:hanging="93"/>
        <w:jc w:val="center"/>
        <w:outlineLvl w:val="0"/>
        <w:rPr>
          <w:rFonts w:hint="eastAsia"/>
          <w:spacing w:val="-1"/>
          <w:sz w:val="52"/>
          <w:szCs w:val="52"/>
          <w:lang w:eastAsia="zh-CN"/>
        </w:rPr>
      </w:pPr>
      <w:r>
        <w:rPr>
          <w:rFonts w:hint="eastAsia"/>
          <w:spacing w:val="-5"/>
          <w:sz w:val="52"/>
          <w:szCs w:val="52"/>
          <w:lang w:eastAsia="zh-CN"/>
        </w:rPr>
        <w:t>日报管理功能开发服务合同</w:t>
      </w:r>
    </w:p>
    <w:p w14:paraId="2272A167" w14:textId="77777777" w:rsidR="00B44750" w:rsidRDefault="00B44750">
      <w:pPr>
        <w:spacing w:line="253" w:lineRule="auto"/>
        <w:rPr>
          <w:lang w:eastAsia="zh-CN"/>
        </w:rPr>
      </w:pPr>
    </w:p>
    <w:p w14:paraId="22A6A9C9" w14:textId="77777777" w:rsidR="00B44750" w:rsidRDefault="00B44750">
      <w:pPr>
        <w:spacing w:line="253" w:lineRule="auto"/>
        <w:rPr>
          <w:lang w:eastAsia="zh-CN"/>
        </w:rPr>
      </w:pPr>
    </w:p>
    <w:p w14:paraId="6ECC54CA" w14:textId="77777777" w:rsidR="00B44750" w:rsidRDefault="00B44750">
      <w:pPr>
        <w:spacing w:line="253" w:lineRule="auto"/>
        <w:rPr>
          <w:lang w:eastAsia="zh-CN"/>
        </w:rPr>
      </w:pPr>
    </w:p>
    <w:p w14:paraId="2FDDC23E" w14:textId="77777777" w:rsidR="00B44750" w:rsidRDefault="00000000">
      <w:pPr>
        <w:pStyle w:val="a3"/>
        <w:spacing w:before="120" w:line="184" w:lineRule="auto"/>
        <w:ind w:left="709" w:rightChars="540" w:right="1134"/>
        <w:rPr>
          <w:rFonts w:hint="eastAsia"/>
          <w:lang w:eastAsia="zh-CN"/>
        </w:rPr>
      </w:pPr>
      <w:r>
        <w:rPr>
          <w:spacing w:val="-8"/>
          <w:lang w:eastAsia="zh-CN"/>
        </w:rPr>
        <w:t>甲方（需方</w:t>
      </w:r>
      <w:r>
        <w:rPr>
          <w:spacing w:val="-38"/>
          <w:lang w:eastAsia="zh-CN"/>
        </w:rPr>
        <w:t>）：</w:t>
      </w:r>
      <w:r>
        <w:rPr>
          <w:spacing w:val="-33"/>
          <w:lang w:eastAsia="zh-CN"/>
        </w:rPr>
        <w:t xml:space="preserve"> </w:t>
      </w:r>
      <w:r>
        <w:rPr>
          <w:spacing w:val="-8"/>
          <w:u w:val="single"/>
          <w:lang w:eastAsia="zh-CN"/>
        </w:rPr>
        <w:t>南昌凤御美健康产业有限公司</w:t>
      </w:r>
      <w:r>
        <w:rPr>
          <w:u w:val="single"/>
          <w:lang w:eastAsia="zh-CN"/>
        </w:rPr>
        <w:t xml:space="preserve">                                   </w:t>
      </w:r>
    </w:p>
    <w:p w14:paraId="69719DE9" w14:textId="77777777" w:rsidR="00B44750" w:rsidRDefault="00B44750">
      <w:pPr>
        <w:spacing w:line="252" w:lineRule="auto"/>
        <w:rPr>
          <w:lang w:eastAsia="zh-CN"/>
        </w:rPr>
      </w:pPr>
    </w:p>
    <w:p w14:paraId="46C3E83C" w14:textId="77777777" w:rsidR="00B44750" w:rsidRDefault="00B44750">
      <w:pPr>
        <w:spacing w:line="252" w:lineRule="auto"/>
        <w:rPr>
          <w:lang w:eastAsia="zh-CN"/>
        </w:rPr>
      </w:pPr>
    </w:p>
    <w:p w14:paraId="64B1118C" w14:textId="77777777" w:rsidR="00B44750" w:rsidRDefault="00B44750">
      <w:pPr>
        <w:spacing w:line="252" w:lineRule="auto"/>
        <w:rPr>
          <w:lang w:eastAsia="zh-CN"/>
        </w:rPr>
      </w:pPr>
    </w:p>
    <w:p w14:paraId="77FB1A32" w14:textId="77777777" w:rsidR="00B44750" w:rsidRDefault="00000000">
      <w:pPr>
        <w:pStyle w:val="a3"/>
        <w:spacing w:before="120" w:line="183" w:lineRule="auto"/>
        <w:ind w:left="709" w:rightChars="540" w:right="1134"/>
        <w:rPr>
          <w:rFonts w:hint="eastAsia"/>
          <w:lang w:eastAsia="zh-CN"/>
        </w:rPr>
      </w:pPr>
      <w:r>
        <w:rPr>
          <w:spacing w:val="-4"/>
          <w:lang w:eastAsia="zh-CN"/>
        </w:rPr>
        <w:t>乙方（供方</w:t>
      </w:r>
      <w:r>
        <w:rPr>
          <w:spacing w:val="-45"/>
          <w:lang w:eastAsia="zh-CN"/>
        </w:rPr>
        <w:t>）：</w:t>
      </w:r>
      <w:r>
        <w:rPr>
          <w:spacing w:val="-35"/>
          <w:lang w:eastAsia="zh-CN"/>
        </w:rPr>
        <w:t xml:space="preserve"> </w:t>
      </w:r>
      <w:r>
        <w:rPr>
          <w:rFonts w:hint="eastAsia"/>
          <w:spacing w:val="-4"/>
          <w:u w:val="single"/>
          <w:lang w:eastAsia="zh-CN"/>
        </w:rPr>
        <w:t>杭州</w:t>
      </w:r>
      <w:r>
        <w:rPr>
          <w:spacing w:val="-4"/>
          <w:u w:val="single"/>
          <w:lang w:eastAsia="zh-CN"/>
        </w:rPr>
        <w:t xml:space="preserve">本牛信息技术有限公司                                       </w:t>
      </w:r>
    </w:p>
    <w:p w14:paraId="7728F768" w14:textId="77777777" w:rsidR="00B44750" w:rsidRDefault="00B44750">
      <w:pPr>
        <w:spacing w:line="251" w:lineRule="auto"/>
        <w:rPr>
          <w:lang w:eastAsia="zh-CN"/>
        </w:rPr>
      </w:pPr>
    </w:p>
    <w:p w14:paraId="79A84BBC" w14:textId="77777777" w:rsidR="00B44750" w:rsidRDefault="00B44750">
      <w:pPr>
        <w:spacing w:line="251" w:lineRule="auto"/>
        <w:rPr>
          <w:rFonts w:eastAsiaTheme="minorEastAsia"/>
          <w:lang w:eastAsia="zh-CN"/>
        </w:rPr>
      </w:pPr>
    </w:p>
    <w:p w14:paraId="486E6E59" w14:textId="77777777" w:rsidR="00B44750" w:rsidRDefault="00B44750">
      <w:pPr>
        <w:spacing w:line="251" w:lineRule="auto"/>
        <w:rPr>
          <w:rFonts w:eastAsiaTheme="minorEastAsia"/>
          <w:lang w:eastAsia="zh-CN"/>
        </w:rPr>
      </w:pPr>
    </w:p>
    <w:p w14:paraId="4F8C1A55" w14:textId="77777777" w:rsidR="00B44750" w:rsidRDefault="00B44750">
      <w:pPr>
        <w:spacing w:line="251" w:lineRule="auto"/>
        <w:rPr>
          <w:rFonts w:eastAsiaTheme="minorEastAsia"/>
          <w:lang w:eastAsia="zh-CN"/>
        </w:rPr>
      </w:pPr>
    </w:p>
    <w:p w14:paraId="4CDB0C17" w14:textId="77777777" w:rsidR="00B44750" w:rsidRDefault="00B44750">
      <w:pPr>
        <w:spacing w:line="252" w:lineRule="auto"/>
        <w:rPr>
          <w:lang w:eastAsia="zh-CN"/>
        </w:rPr>
      </w:pPr>
    </w:p>
    <w:p w14:paraId="0A6BA6B3" w14:textId="77777777" w:rsidR="00B44750" w:rsidRDefault="00000000">
      <w:pPr>
        <w:pStyle w:val="a3"/>
        <w:spacing w:before="121" w:line="311" w:lineRule="auto"/>
        <w:ind w:left="31" w:right="28"/>
        <w:rPr>
          <w:rFonts w:hint="eastAsia"/>
          <w:lang w:eastAsia="zh-CN"/>
        </w:rPr>
      </w:pPr>
      <w:r>
        <w:rPr>
          <w:spacing w:val="-3"/>
          <w:lang w:eastAsia="zh-CN"/>
        </w:rPr>
        <w:t>签约日期</w:t>
      </w:r>
      <w:r>
        <w:rPr>
          <w:spacing w:val="14"/>
          <w:lang w:eastAsia="zh-CN"/>
        </w:rPr>
        <w:t xml:space="preserve">   </w:t>
      </w:r>
      <w:r>
        <w:rPr>
          <w:spacing w:val="3"/>
          <w:u w:val="single"/>
          <w:lang w:eastAsia="zh-CN"/>
        </w:rPr>
        <w:t xml:space="preserve">                     </w:t>
      </w:r>
      <w:r>
        <w:rPr>
          <w:spacing w:val="-59"/>
          <w:lang w:eastAsia="zh-CN"/>
        </w:rPr>
        <w:t xml:space="preserve"> </w:t>
      </w:r>
      <w:r>
        <w:rPr>
          <w:spacing w:val="-3"/>
          <w:lang w:eastAsia="zh-CN"/>
        </w:rPr>
        <w:t>年</w:t>
      </w:r>
      <w:r>
        <w:rPr>
          <w:spacing w:val="-3"/>
          <w:u w:val="single"/>
          <w:lang w:eastAsia="zh-CN"/>
        </w:rPr>
        <w:t xml:space="preserve">                               </w:t>
      </w:r>
      <w:r>
        <w:rPr>
          <w:spacing w:val="-73"/>
          <w:lang w:eastAsia="zh-CN"/>
        </w:rPr>
        <w:t xml:space="preserve"> </w:t>
      </w:r>
      <w:r>
        <w:rPr>
          <w:spacing w:val="-3"/>
          <w:lang w:eastAsia="zh-CN"/>
        </w:rPr>
        <w:t>月</w:t>
      </w:r>
      <w:r>
        <w:rPr>
          <w:spacing w:val="-3"/>
          <w:u w:val="single"/>
          <w:lang w:eastAsia="zh-CN"/>
        </w:rPr>
        <w:t xml:space="preserve">                     </w:t>
      </w:r>
      <w:r>
        <w:rPr>
          <w:spacing w:val="-40"/>
          <w:lang w:eastAsia="zh-CN"/>
        </w:rPr>
        <w:t xml:space="preserve"> </w:t>
      </w:r>
      <w:r>
        <w:rPr>
          <w:spacing w:val="-3"/>
          <w:lang w:eastAsia="zh-CN"/>
        </w:rPr>
        <w:t>日</w:t>
      </w:r>
      <w:r>
        <w:rPr>
          <w:lang w:eastAsia="zh-CN"/>
        </w:rPr>
        <w:t xml:space="preserve"> 签约地点:</w:t>
      </w:r>
      <w:r>
        <w:rPr>
          <w:spacing w:val="53"/>
          <w:w w:val="101"/>
          <w:lang w:eastAsia="zh-CN"/>
        </w:rPr>
        <w:t xml:space="preserve"> </w:t>
      </w:r>
      <w:r>
        <w:rPr>
          <w:u w:val="single"/>
          <w:lang w:eastAsia="zh-CN"/>
        </w:rPr>
        <w:t xml:space="preserve">                               </w:t>
      </w:r>
      <w:r>
        <w:rPr>
          <w:rFonts w:hint="eastAsia"/>
          <w:u w:val="single"/>
          <w:lang w:eastAsia="zh-CN"/>
        </w:rPr>
        <w:t xml:space="preserve">               </w:t>
      </w:r>
      <w:r>
        <w:rPr>
          <w:u w:val="single"/>
          <w:lang w:eastAsia="zh-CN"/>
        </w:rPr>
        <w:t xml:space="preserve">               </w:t>
      </w:r>
      <w:r>
        <w:rPr>
          <w:spacing w:val="-1"/>
          <w:u w:val="single"/>
          <w:lang w:eastAsia="zh-CN"/>
        </w:rPr>
        <w:t xml:space="preserve">                        </w:t>
      </w:r>
    </w:p>
    <w:p w14:paraId="5EE6DA6C" w14:textId="77777777" w:rsidR="00B44750" w:rsidRDefault="00B44750">
      <w:pPr>
        <w:spacing w:line="311" w:lineRule="auto"/>
        <w:rPr>
          <w:lang w:eastAsia="zh-CN"/>
        </w:rPr>
        <w:sectPr w:rsidR="00B44750">
          <w:headerReference w:type="even" r:id="rId9"/>
          <w:headerReference w:type="default" r:id="rId10"/>
          <w:footerReference w:type="default" r:id="rId11"/>
          <w:headerReference w:type="first" r:id="rId12"/>
          <w:pgSz w:w="11907" w:h="16839"/>
          <w:pgMar w:top="1104" w:right="1771" w:bottom="0" w:left="1771" w:header="1089" w:footer="0" w:gutter="0"/>
          <w:cols w:space="720"/>
          <w:titlePg/>
        </w:sectPr>
      </w:pPr>
    </w:p>
    <w:p w14:paraId="59564051" w14:textId="77777777" w:rsidR="00B44750" w:rsidRDefault="00B44750">
      <w:pPr>
        <w:spacing w:line="274" w:lineRule="auto"/>
        <w:rPr>
          <w:lang w:eastAsia="zh-CN"/>
        </w:rPr>
      </w:pPr>
    </w:p>
    <w:p w14:paraId="5CEE5085" w14:textId="77777777" w:rsidR="00B44750" w:rsidRDefault="00000000">
      <w:pPr>
        <w:pStyle w:val="a3"/>
        <w:spacing w:before="155" w:line="183" w:lineRule="auto"/>
        <w:ind w:left="2505"/>
        <w:outlineLvl w:val="0"/>
        <w:rPr>
          <w:rFonts w:hint="eastAsia"/>
          <w:sz w:val="36"/>
          <w:szCs w:val="36"/>
          <w:lang w:eastAsia="zh-CN"/>
        </w:rPr>
      </w:pPr>
      <w:r>
        <w:rPr>
          <w:spacing w:val="-9"/>
          <w:sz w:val="36"/>
          <w:szCs w:val="36"/>
          <w:lang w:eastAsia="zh-CN"/>
        </w:rPr>
        <w:t>合</w:t>
      </w:r>
      <w:r>
        <w:rPr>
          <w:spacing w:val="9"/>
          <w:sz w:val="36"/>
          <w:szCs w:val="36"/>
          <w:lang w:eastAsia="zh-CN"/>
        </w:rPr>
        <w:t xml:space="preserve">  </w:t>
      </w:r>
      <w:r>
        <w:rPr>
          <w:spacing w:val="-9"/>
          <w:sz w:val="36"/>
          <w:szCs w:val="36"/>
          <w:lang w:eastAsia="zh-CN"/>
        </w:rPr>
        <w:t>同</w:t>
      </w:r>
      <w:r>
        <w:rPr>
          <w:spacing w:val="98"/>
          <w:sz w:val="36"/>
          <w:szCs w:val="36"/>
          <w:lang w:eastAsia="zh-CN"/>
        </w:rPr>
        <w:t xml:space="preserve"> </w:t>
      </w:r>
      <w:r>
        <w:rPr>
          <w:spacing w:val="-9"/>
          <w:sz w:val="36"/>
          <w:szCs w:val="36"/>
          <w:lang w:eastAsia="zh-CN"/>
        </w:rPr>
        <w:t>规</w:t>
      </w:r>
      <w:r>
        <w:rPr>
          <w:spacing w:val="98"/>
          <w:sz w:val="36"/>
          <w:szCs w:val="36"/>
          <w:lang w:eastAsia="zh-CN"/>
        </w:rPr>
        <w:t xml:space="preserve"> </w:t>
      </w:r>
      <w:r>
        <w:rPr>
          <w:spacing w:val="-9"/>
          <w:sz w:val="36"/>
          <w:szCs w:val="36"/>
          <w:lang w:eastAsia="zh-CN"/>
        </w:rPr>
        <w:t>定</w:t>
      </w:r>
      <w:r>
        <w:rPr>
          <w:spacing w:val="100"/>
          <w:sz w:val="36"/>
          <w:szCs w:val="36"/>
          <w:lang w:eastAsia="zh-CN"/>
        </w:rPr>
        <w:t xml:space="preserve"> </w:t>
      </w:r>
      <w:r>
        <w:rPr>
          <w:spacing w:val="-9"/>
          <w:sz w:val="36"/>
          <w:szCs w:val="36"/>
          <w:lang w:eastAsia="zh-CN"/>
        </w:rPr>
        <w:t>事</w:t>
      </w:r>
      <w:r>
        <w:rPr>
          <w:spacing w:val="98"/>
          <w:sz w:val="36"/>
          <w:szCs w:val="36"/>
          <w:lang w:eastAsia="zh-CN"/>
        </w:rPr>
        <w:t xml:space="preserve"> </w:t>
      </w:r>
      <w:r>
        <w:rPr>
          <w:spacing w:val="-9"/>
          <w:sz w:val="36"/>
          <w:szCs w:val="36"/>
          <w:lang w:eastAsia="zh-CN"/>
        </w:rPr>
        <w:t>项</w:t>
      </w:r>
    </w:p>
    <w:p w14:paraId="3D93EA24" w14:textId="77777777" w:rsidR="00B44750" w:rsidRDefault="00B44750">
      <w:pPr>
        <w:spacing w:line="310" w:lineRule="auto"/>
        <w:rPr>
          <w:lang w:eastAsia="zh-CN"/>
        </w:rPr>
      </w:pPr>
    </w:p>
    <w:p w14:paraId="6E8A292A" w14:textId="77777777" w:rsidR="00B44750" w:rsidRDefault="00000000">
      <w:pPr>
        <w:pStyle w:val="a3"/>
        <w:spacing w:before="103" w:line="183" w:lineRule="auto"/>
        <w:ind w:left="32"/>
        <w:rPr>
          <w:rFonts w:hint="eastAsia"/>
          <w:sz w:val="24"/>
          <w:szCs w:val="24"/>
          <w:lang w:eastAsia="zh-CN"/>
        </w:rPr>
      </w:pPr>
      <w:r>
        <w:rPr>
          <w:spacing w:val="-2"/>
          <w:sz w:val="24"/>
          <w:szCs w:val="24"/>
          <w:lang w:eastAsia="zh-CN"/>
        </w:rPr>
        <w:t>一、根据中华人民共和国民法典规定，经当事人双方协商签订本合同。</w:t>
      </w:r>
    </w:p>
    <w:p w14:paraId="455A120A" w14:textId="77777777" w:rsidR="00B44750" w:rsidRDefault="00000000">
      <w:pPr>
        <w:pStyle w:val="a3"/>
        <w:spacing w:before="257" w:line="225" w:lineRule="auto"/>
        <w:ind w:left="596" w:right="13" w:hanging="561"/>
        <w:rPr>
          <w:rFonts w:hint="eastAsia"/>
          <w:sz w:val="24"/>
          <w:szCs w:val="24"/>
          <w:lang w:eastAsia="zh-CN"/>
        </w:rPr>
      </w:pPr>
      <w:r>
        <w:rPr>
          <w:spacing w:val="-7"/>
          <w:sz w:val="24"/>
          <w:szCs w:val="24"/>
          <w:lang w:eastAsia="zh-CN"/>
        </w:rPr>
        <w:t>二、本合同经当事人双方盖章，  法定代表人或代理人签字，即具有法律效力，任</w:t>
      </w:r>
      <w:r>
        <w:rPr>
          <w:spacing w:val="13"/>
          <w:sz w:val="24"/>
          <w:szCs w:val="24"/>
          <w:lang w:eastAsia="zh-CN"/>
        </w:rPr>
        <w:t xml:space="preserve"> </w:t>
      </w:r>
      <w:r>
        <w:rPr>
          <w:spacing w:val="2"/>
          <w:sz w:val="24"/>
          <w:szCs w:val="24"/>
          <w:lang w:eastAsia="zh-CN"/>
        </w:rPr>
        <w:t>何一方不按合同规定履行，按民法典有关条款规定和当</w:t>
      </w:r>
      <w:r>
        <w:rPr>
          <w:spacing w:val="1"/>
          <w:sz w:val="24"/>
          <w:szCs w:val="24"/>
          <w:lang w:eastAsia="zh-CN"/>
        </w:rPr>
        <w:t>事人约定，承担经</w:t>
      </w:r>
      <w:r>
        <w:rPr>
          <w:sz w:val="24"/>
          <w:szCs w:val="24"/>
          <w:lang w:eastAsia="zh-CN"/>
        </w:rPr>
        <w:t xml:space="preserve"> </w:t>
      </w:r>
      <w:r>
        <w:rPr>
          <w:spacing w:val="-10"/>
          <w:sz w:val="24"/>
          <w:szCs w:val="24"/>
          <w:lang w:eastAsia="zh-CN"/>
        </w:rPr>
        <w:t>济责任。</w:t>
      </w:r>
    </w:p>
    <w:p w14:paraId="2B72E51F" w14:textId="77777777" w:rsidR="00B44750" w:rsidRDefault="00000000">
      <w:pPr>
        <w:pStyle w:val="a3"/>
        <w:spacing w:before="262" w:line="224" w:lineRule="auto"/>
        <w:ind w:left="599" w:right="14" w:hanging="564"/>
        <w:rPr>
          <w:rFonts w:hint="eastAsia"/>
          <w:sz w:val="24"/>
          <w:szCs w:val="24"/>
          <w:lang w:eastAsia="zh-CN"/>
        </w:rPr>
      </w:pPr>
      <w:r>
        <w:rPr>
          <w:spacing w:val="-7"/>
          <w:sz w:val="24"/>
          <w:szCs w:val="24"/>
          <w:lang w:eastAsia="zh-CN"/>
        </w:rPr>
        <w:t>三、合同如因故需要变更，  经双方当事人协商一致后，可以订立补充或修改的书</w:t>
      </w:r>
      <w:r>
        <w:rPr>
          <w:spacing w:val="15"/>
          <w:sz w:val="24"/>
          <w:szCs w:val="24"/>
          <w:lang w:eastAsia="zh-CN"/>
        </w:rPr>
        <w:t xml:space="preserve"> </w:t>
      </w:r>
      <w:r>
        <w:rPr>
          <w:spacing w:val="-6"/>
          <w:sz w:val="24"/>
          <w:szCs w:val="24"/>
          <w:lang w:eastAsia="zh-CN"/>
        </w:rPr>
        <w:t>面协议，双方签字加盖公章，作为正式合同的补充条款，具有同等的法律效</w:t>
      </w:r>
      <w:r>
        <w:rPr>
          <w:spacing w:val="11"/>
          <w:sz w:val="24"/>
          <w:szCs w:val="24"/>
          <w:lang w:eastAsia="zh-CN"/>
        </w:rPr>
        <w:t xml:space="preserve"> </w:t>
      </w:r>
      <w:r>
        <w:rPr>
          <w:spacing w:val="-13"/>
          <w:sz w:val="24"/>
          <w:szCs w:val="24"/>
          <w:lang w:eastAsia="zh-CN"/>
        </w:rPr>
        <w:t>力。</w:t>
      </w:r>
    </w:p>
    <w:p w14:paraId="71CCA7C8" w14:textId="77777777" w:rsidR="00B44750" w:rsidRDefault="00000000">
      <w:pPr>
        <w:pStyle w:val="a3"/>
        <w:spacing w:before="262" w:line="183" w:lineRule="auto"/>
        <w:ind w:left="33"/>
        <w:rPr>
          <w:rFonts w:hint="eastAsia"/>
          <w:sz w:val="24"/>
          <w:szCs w:val="24"/>
          <w:lang w:eastAsia="zh-CN"/>
        </w:rPr>
      </w:pPr>
      <w:r>
        <w:rPr>
          <w:rFonts w:hint="eastAsia"/>
          <w:spacing w:val="-2"/>
          <w:sz w:val="24"/>
          <w:szCs w:val="24"/>
          <w:lang w:eastAsia="zh-CN"/>
        </w:rPr>
        <w:t>四</w:t>
      </w:r>
      <w:r>
        <w:rPr>
          <w:spacing w:val="-2"/>
          <w:sz w:val="24"/>
          <w:szCs w:val="24"/>
          <w:lang w:eastAsia="zh-CN"/>
        </w:rPr>
        <w:t>、项目完成后，经当事人双方按合同所规定的技术标准和方法验收。</w:t>
      </w:r>
    </w:p>
    <w:p w14:paraId="534D9579" w14:textId="77777777" w:rsidR="00B44750" w:rsidRDefault="00000000">
      <w:pPr>
        <w:pStyle w:val="a3"/>
        <w:spacing w:before="262" w:line="214" w:lineRule="auto"/>
        <w:ind w:left="598" w:right="16" w:hanging="563"/>
        <w:rPr>
          <w:rFonts w:hint="eastAsia"/>
          <w:sz w:val="24"/>
          <w:szCs w:val="24"/>
          <w:lang w:eastAsia="zh-CN"/>
        </w:rPr>
      </w:pPr>
      <w:r>
        <w:rPr>
          <w:rFonts w:hint="eastAsia"/>
          <w:spacing w:val="-10"/>
          <w:sz w:val="24"/>
          <w:szCs w:val="24"/>
          <w:lang w:eastAsia="zh-CN"/>
        </w:rPr>
        <w:t>五</w:t>
      </w:r>
      <w:r>
        <w:rPr>
          <w:spacing w:val="-10"/>
          <w:sz w:val="24"/>
          <w:szCs w:val="24"/>
          <w:lang w:eastAsia="zh-CN"/>
        </w:rPr>
        <w:t>、本合同发生纠纷，  经调解、协商不成。当事人双方，  可依据合同约定或事后</w:t>
      </w:r>
      <w:r>
        <w:rPr>
          <w:spacing w:val="2"/>
          <w:sz w:val="24"/>
          <w:szCs w:val="24"/>
          <w:lang w:eastAsia="zh-CN"/>
        </w:rPr>
        <w:t xml:space="preserve"> </w:t>
      </w:r>
      <w:r>
        <w:rPr>
          <w:spacing w:val="-3"/>
          <w:sz w:val="24"/>
          <w:szCs w:val="24"/>
          <w:lang w:eastAsia="zh-CN"/>
        </w:rPr>
        <w:t>协议申请仲裁，也可直接向人民法院起诉。</w:t>
      </w:r>
    </w:p>
    <w:p w14:paraId="626C197F" w14:textId="77777777" w:rsidR="00B44750" w:rsidRDefault="00000000">
      <w:pPr>
        <w:pStyle w:val="a3"/>
        <w:spacing w:before="262" w:line="183" w:lineRule="auto"/>
        <w:ind w:left="34"/>
        <w:rPr>
          <w:rFonts w:hint="eastAsia"/>
          <w:sz w:val="24"/>
          <w:szCs w:val="24"/>
          <w:lang w:eastAsia="zh-CN"/>
        </w:rPr>
      </w:pPr>
      <w:r>
        <w:rPr>
          <w:rFonts w:hint="eastAsia"/>
          <w:spacing w:val="-2"/>
          <w:sz w:val="24"/>
          <w:szCs w:val="24"/>
          <w:lang w:eastAsia="zh-CN"/>
        </w:rPr>
        <w:t>六</w:t>
      </w:r>
      <w:r>
        <w:rPr>
          <w:spacing w:val="-2"/>
          <w:sz w:val="24"/>
          <w:szCs w:val="24"/>
          <w:lang w:eastAsia="zh-CN"/>
        </w:rPr>
        <w:t>、本合同正本一式二份，</w:t>
      </w:r>
      <w:r>
        <w:rPr>
          <w:spacing w:val="-37"/>
          <w:sz w:val="24"/>
          <w:szCs w:val="24"/>
          <w:lang w:eastAsia="zh-CN"/>
        </w:rPr>
        <w:t xml:space="preserve"> </w:t>
      </w:r>
      <w:r>
        <w:rPr>
          <w:spacing w:val="-2"/>
          <w:sz w:val="24"/>
          <w:szCs w:val="24"/>
          <w:lang w:eastAsia="zh-CN"/>
        </w:rPr>
        <w:t>甲乙双方各执一份。</w:t>
      </w:r>
    </w:p>
    <w:p w14:paraId="681B1578" w14:textId="77777777" w:rsidR="00B44750" w:rsidRDefault="00000000">
      <w:pPr>
        <w:pStyle w:val="a3"/>
        <w:spacing w:before="260" w:line="184" w:lineRule="auto"/>
        <w:ind w:left="30"/>
        <w:rPr>
          <w:rFonts w:hint="eastAsia"/>
          <w:sz w:val="24"/>
          <w:szCs w:val="24"/>
          <w:lang w:eastAsia="zh-CN"/>
        </w:rPr>
      </w:pPr>
      <w:r>
        <w:rPr>
          <w:rFonts w:hint="eastAsia"/>
          <w:spacing w:val="-2"/>
          <w:sz w:val="24"/>
          <w:szCs w:val="24"/>
          <w:lang w:eastAsia="zh-CN"/>
        </w:rPr>
        <w:t>七</w:t>
      </w:r>
      <w:r>
        <w:rPr>
          <w:spacing w:val="-2"/>
          <w:sz w:val="24"/>
          <w:szCs w:val="24"/>
          <w:lang w:eastAsia="zh-CN"/>
        </w:rPr>
        <w:t>、合同的甲方指合同的委托方；乙方指合同的服务方。</w:t>
      </w:r>
    </w:p>
    <w:p w14:paraId="721391DB" w14:textId="77777777" w:rsidR="00B44750" w:rsidRDefault="00B44750">
      <w:pPr>
        <w:spacing w:line="184" w:lineRule="auto"/>
        <w:rPr>
          <w:sz w:val="24"/>
          <w:szCs w:val="24"/>
          <w:lang w:eastAsia="zh-CN"/>
        </w:rPr>
        <w:sectPr w:rsidR="00B44750">
          <w:footerReference w:type="default" r:id="rId13"/>
          <w:pgSz w:w="11907" w:h="16839"/>
          <w:pgMar w:top="1459" w:right="1785" w:bottom="1439" w:left="1771" w:header="1139" w:footer="1199" w:gutter="0"/>
          <w:pgNumType w:start="1"/>
          <w:cols w:space="720"/>
        </w:sectPr>
      </w:pPr>
    </w:p>
    <w:p w14:paraId="73CF62A9" w14:textId="77777777" w:rsidR="00B44750" w:rsidRDefault="00000000">
      <w:pPr>
        <w:pStyle w:val="a3"/>
        <w:spacing w:before="2" w:line="624" w:lineRule="exact"/>
        <w:ind w:firstLine="220"/>
        <w:rPr>
          <w:rFonts w:hint="eastAsia"/>
        </w:rPr>
      </w:pPr>
      <w:r>
        <w:rPr>
          <w:rFonts w:hint="eastAsia"/>
          <w:noProof/>
          <w:position w:val="-12"/>
        </w:rPr>
        <w:lastRenderedPageBreak/>
        <mc:AlternateContent>
          <mc:Choice Requires="wps">
            <w:drawing>
              <wp:inline distT="0" distB="0" distL="0" distR="0" wp14:anchorId="7419EAD9" wp14:editId="215375F4">
                <wp:extent cx="5438140" cy="396875"/>
                <wp:effectExtent l="0" t="0" r="3175" b="0"/>
                <wp:docPr id="106263583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8140" cy="396875"/>
                        </a:xfrm>
                        <a:prstGeom prst="rect">
                          <a:avLst/>
                        </a:prstGeom>
                        <a:solidFill>
                          <a:srgbClr val="DAE3F3"/>
                        </a:solidFill>
                        <a:ln>
                          <a:noFill/>
                        </a:ln>
                      </wps:spPr>
                      <wps:txbx>
                        <w:txbxContent>
                          <w:p w14:paraId="6279CFCC" w14:textId="77777777" w:rsidR="00B44750" w:rsidRDefault="00000000">
                            <w:pPr>
                              <w:spacing w:before="202" w:line="184" w:lineRule="auto"/>
                              <w:ind w:left="134"/>
                              <w:rPr>
                                <w:rFonts w:ascii="微软雅黑" w:eastAsia="微软雅黑" w:hAnsi="微软雅黑" w:cs="微软雅黑" w:hint="eastAsia"/>
                                <w:sz w:val="24"/>
                                <w:szCs w:val="24"/>
                                <w:lang w:eastAsia="zh-CN"/>
                              </w:rPr>
                            </w:pPr>
                            <w:r>
                              <w:rPr>
                                <w:rFonts w:ascii="微软雅黑" w:eastAsia="微软雅黑" w:hAnsi="微软雅黑" w:cs="微软雅黑"/>
                                <w:spacing w:val="-1"/>
                                <w:sz w:val="24"/>
                                <w:szCs w:val="24"/>
                                <w:lang w:eastAsia="zh-CN"/>
                              </w:rPr>
                              <w:t>甲</w:t>
                            </w:r>
                            <w:r>
                              <w:rPr>
                                <w:rFonts w:ascii="微软雅黑" w:eastAsia="微软雅黑" w:hAnsi="微软雅黑" w:cs="微软雅黑"/>
                                <w:spacing w:val="3"/>
                                <w:sz w:val="24"/>
                                <w:szCs w:val="24"/>
                                <w:lang w:eastAsia="zh-CN"/>
                              </w:rPr>
                              <w:t xml:space="preserve">                    </w:t>
                            </w:r>
                            <w:r>
                              <w:rPr>
                                <w:rFonts w:ascii="微软雅黑" w:eastAsia="微软雅黑" w:hAnsi="微软雅黑" w:cs="微软雅黑"/>
                                <w:spacing w:val="-1"/>
                                <w:sz w:val="24"/>
                                <w:szCs w:val="24"/>
                                <w:lang w:eastAsia="zh-CN"/>
                              </w:rPr>
                              <w:t>方 ：      南昌凤御美健康产业有限公司</w:t>
                            </w:r>
                          </w:p>
                        </w:txbxContent>
                      </wps:txbx>
                      <wps:bodyPr rot="0" vert="horz" wrap="square" lIns="0" tIns="0" rIns="0" bIns="0" anchor="t" anchorCtr="0" upright="1">
                        <a:noAutofit/>
                      </wps:bodyPr>
                    </wps:wsp>
                  </a:graphicData>
                </a:graphic>
              </wp:inline>
            </w:drawing>
          </mc:Choice>
          <mc:Fallback xmlns:wpsCustomData="http://www.wps.cn/officeDocument/2013/wpsCustomData">
            <w:pict>
              <v:shape id="Text Box 3" o:spid="_x0000_s1026" o:spt="202" type="#_x0000_t202" style="height:31.25pt;width:428.2pt;" fillcolor="#DAE3F3" filled="t" stroked="f" coordsize="21600,21600" o:gfxdata="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Am4eq1gAAAAQB&#10;AAAPAAAAAAAAAAEAIAAAACIAAABkcnMvZG93bnJldi54bWxQSwECFAAUAAAACACHTuJAIe/zRR0C&#10;AAA2BAAADgAAAAAAAAABACAAAAAlAQAAZHJzL2Uyb0RvYy54bWxQSwUGAAAAAAYABgBZAQAAtAUA&#10;AAAA&#10;">
                <v:fill on="t" focussize="0,0"/>
                <v:stroke on="f"/>
                <v:imagedata o:title=""/>
                <o:lock v:ext="edit" aspectratio="f"/>
                <v:textbox inset="0mm,0mm,0mm,0mm">
                  <w:txbxContent>
                    <w:p w14:paraId="50D22FEB">
                      <w:pPr>
                        <w:spacing w:before="202" w:line="184" w:lineRule="auto"/>
                        <w:ind w:left="134"/>
                        <w:rPr>
                          <w:rFonts w:hint="eastAsia" w:ascii="微软雅黑" w:hAnsi="微软雅黑" w:eastAsia="微软雅黑" w:cs="微软雅黑"/>
                          <w:sz w:val="24"/>
                          <w:szCs w:val="24"/>
                          <w:lang w:eastAsia="zh-CN"/>
                        </w:rPr>
                      </w:pPr>
                      <w:r>
                        <w:rPr>
                          <w:rFonts w:ascii="微软雅黑" w:hAnsi="微软雅黑" w:eastAsia="微软雅黑" w:cs="微软雅黑"/>
                          <w:spacing w:val="-1"/>
                          <w:sz w:val="24"/>
                          <w:szCs w:val="24"/>
                          <w:lang w:eastAsia="zh-CN"/>
                        </w:rPr>
                        <w:t>甲</w:t>
                      </w:r>
                      <w:r>
                        <w:rPr>
                          <w:rFonts w:ascii="微软雅黑" w:hAnsi="微软雅黑" w:eastAsia="微软雅黑" w:cs="微软雅黑"/>
                          <w:spacing w:val="3"/>
                          <w:sz w:val="24"/>
                          <w:szCs w:val="24"/>
                          <w:lang w:eastAsia="zh-CN"/>
                        </w:rPr>
                        <w:t xml:space="preserve">                    </w:t>
                      </w:r>
                      <w:r>
                        <w:rPr>
                          <w:rFonts w:ascii="微软雅黑" w:hAnsi="微软雅黑" w:eastAsia="微软雅黑" w:cs="微软雅黑"/>
                          <w:spacing w:val="-1"/>
                          <w:sz w:val="24"/>
                          <w:szCs w:val="24"/>
                          <w:lang w:eastAsia="zh-CN"/>
                        </w:rPr>
                        <w:t>方 ：      南昌凤御美健康产业有限公司</w:t>
                      </w:r>
                    </w:p>
                  </w:txbxContent>
                </v:textbox>
                <w10:wrap type="none"/>
                <w10:anchorlock/>
              </v:shape>
            </w:pict>
          </mc:Fallback>
        </mc:AlternateContent>
      </w:r>
    </w:p>
    <w:p w14:paraId="7608E102" w14:textId="77777777" w:rsidR="00B44750" w:rsidRDefault="00000000">
      <w:pPr>
        <w:pStyle w:val="a3"/>
        <w:spacing w:before="202" w:line="184" w:lineRule="auto"/>
        <w:ind w:left="331"/>
        <w:rPr>
          <w:rFonts w:hint="eastAsia"/>
          <w:sz w:val="24"/>
          <w:szCs w:val="24"/>
          <w:lang w:eastAsia="zh-CN"/>
        </w:rPr>
      </w:pPr>
      <w:r>
        <w:rPr>
          <w:spacing w:val="1"/>
          <w:sz w:val="24"/>
          <w:szCs w:val="24"/>
          <w:lang w:eastAsia="zh-CN"/>
        </w:rPr>
        <w:t>住        所         地 ：      江西省南昌市红谷滩区商联</w:t>
      </w:r>
      <w:r>
        <w:rPr>
          <w:sz w:val="24"/>
          <w:szCs w:val="24"/>
          <w:lang w:eastAsia="zh-CN"/>
        </w:rPr>
        <w:t>中心B2栋3606</w:t>
      </w:r>
    </w:p>
    <w:p w14:paraId="4DACEE0E" w14:textId="77777777" w:rsidR="00B44750" w:rsidRDefault="00000000">
      <w:pPr>
        <w:pStyle w:val="a3"/>
        <w:spacing w:before="309" w:line="183" w:lineRule="auto"/>
        <w:ind w:left="332"/>
        <w:rPr>
          <w:rFonts w:hint="eastAsia"/>
          <w:sz w:val="24"/>
          <w:szCs w:val="24"/>
          <w:lang w:eastAsia="zh-CN"/>
        </w:rPr>
      </w:pPr>
      <w:r>
        <w:rPr>
          <w:sz w:val="24"/>
          <w:szCs w:val="24"/>
          <w:lang w:eastAsia="zh-CN"/>
        </w:rPr>
        <w:t>纳</w:t>
      </w:r>
      <w:r>
        <w:rPr>
          <w:spacing w:val="28"/>
          <w:sz w:val="24"/>
          <w:szCs w:val="24"/>
          <w:lang w:eastAsia="zh-CN"/>
        </w:rPr>
        <w:t xml:space="preserve"> </w:t>
      </w:r>
      <w:r>
        <w:rPr>
          <w:sz w:val="24"/>
          <w:szCs w:val="24"/>
          <w:lang w:eastAsia="zh-CN"/>
        </w:rPr>
        <w:t>税</w:t>
      </w:r>
      <w:r>
        <w:rPr>
          <w:spacing w:val="29"/>
          <w:sz w:val="24"/>
          <w:szCs w:val="24"/>
          <w:lang w:eastAsia="zh-CN"/>
        </w:rPr>
        <w:t xml:space="preserve"> </w:t>
      </w:r>
      <w:r>
        <w:rPr>
          <w:sz w:val="24"/>
          <w:szCs w:val="24"/>
          <w:lang w:eastAsia="zh-CN"/>
        </w:rPr>
        <w:t>人</w:t>
      </w:r>
      <w:r>
        <w:rPr>
          <w:spacing w:val="28"/>
          <w:sz w:val="24"/>
          <w:szCs w:val="24"/>
          <w:lang w:eastAsia="zh-CN"/>
        </w:rPr>
        <w:t xml:space="preserve"> </w:t>
      </w:r>
      <w:r>
        <w:rPr>
          <w:sz w:val="24"/>
          <w:szCs w:val="24"/>
          <w:lang w:eastAsia="zh-CN"/>
        </w:rPr>
        <w:t>识</w:t>
      </w:r>
      <w:r>
        <w:rPr>
          <w:spacing w:val="28"/>
          <w:w w:val="101"/>
          <w:sz w:val="24"/>
          <w:szCs w:val="24"/>
          <w:lang w:eastAsia="zh-CN"/>
        </w:rPr>
        <w:t xml:space="preserve"> </w:t>
      </w:r>
      <w:r>
        <w:rPr>
          <w:sz w:val="24"/>
          <w:szCs w:val="24"/>
          <w:lang w:eastAsia="zh-CN"/>
        </w:rPr>
        <w:t>别</w:t>
      </w:r>
      <w:r>
        <w:rPr>
          <w:spacing w:val="26"/>
          <w:w w:val="101"/>
          <w:sz w:val="24"/>
          <w:szCs w:val="24"/>
          <w:lang w:eastAsia="zh-CN"/>
        </w:rPr>
        <w:t xml:space="preserve"> </w:t>
      </w:r>
      <w:r>
        <w:rPr>
          <w:sz w:val="24"/>
          <w:szCs w:val="24"/>
          <w:lang w:eastAsia="zh-CN"/>
        </w:rPr>
        <w:t>号</w:t>
      </w:r>
      <w:r>
        <w:rPr>
          <w:spacing w:val="25"/>
          <w:sz w:val="24"/>
          <w:szCs w:val="24"/>
          <w:lang w:eastAsia="zh-CN"/>
        </w:rPr>
        <w:t xml:space="preserve"> </w:t>
      </w:r>
      <w:r>
        <w:rPr>
          <w:sz w:val="24"/>
          <w:szCs w:val="24"/>
          <w:lang w:eastAsia="zh-CN"/>
        </w:rPr>
        <w:t>：      91360125MACGCY</w:t>
      </w:r>
      <w:r>
        <w:rPr>
          <w:spacing w:val="-1"/>
          <w:sz w:val="24"/>
          <w:szCs w:val="24"/>
          <w:lang w:eastAsia="zh-CN"/>
        </w:rPr>
        <w:t>PP53</w:t>
      </w:r>
    </w:p>
    <w:p w14:paraId="7E357150" w14:textId="77777777" w:rsidR="00B44750" w:rsidRDefault="00000000">
      <w:pPr>
        <w:pStyle w:val="a3"/>
        <w:spacing w:before="310" w:line="183" w:lineRule="auto"/>
        <w:ind w:left="330"/>
        <w:rPr>
          <w:rFonts w:hint="eastAsia"/>
          <w:sz w:val="24"/>
          <w:szCs w:val="24"/>
          <w:lang w:eastAsia="zh-CN"/>
        </w:rPr>
      </w:pPr>
      <w:r>
        <w:rPr>
          <w:spacing w:val="-4"/>
          <w:sz w:val="24"/>
          <w:szCs w:val="24"/>
          <w:lang w:eastAsia="zh-CN"/>
        </w:rPr>
        <w:t>项</w:t>
      </w:r>
      <w:r>
        <w:rPr>
          <w:spacing w:val="8"/>
          <w:sz w:val="24"/>
          <w:szCs w:val="24"/>
          <w:lang w:eastAsia="zh-CN"/>
        </w:rPr>
        <w:t xml:space="preserve">   </w:t>
      </w:r>
      <w:r>
        <w:rPr>
          <w:spacing w:val="-4"/>
          <w:sz w:val="24"/>
          <w:szCs w:val="24"/>
          <w:lang w:eastAsia="zh-CN"/>
        </w:rPr>
        <w:t>目</w:t>
      </w:r>
      <w:r>
        <w:rPr>
          <w:spacing w:val="28"/>
          <w:w w:val="101"/>
          <w:sz w:val="24"/>
          <w:szCs w:val="24"/>
          <w:lang w:eastAsia="zh-CN"/>
        </w:rPr>
        <w:t xml:space="preserve">  </w:t>
      </w:r>
      <w:r>
        <w:rPr>
          <w:spacing w:val="-4"/>
          <w:sz w:val="24"/>
          <w:szCs w:val="24"/>
          <w:lang w:eastAsia="zh-CN"/>
        </w:rPr>
        <w:t>联</w:t>
      </w:r>
      <w:r>
        <w:rPr>
          <w:spacing w:val="27"/>
          <w:sz w:val="24"/>
          <w:szCs w:val="24"/>
          <w:lang w:eastAsia="zh-CN"/>
        </w:rPr>
        <w:t xml:space="preserve">  </w:t>
      </w:r>
      <w:r>
        <w:rPr>
          <w:spacing w:val="-4"/>
          <w:sz w:val="24"/>
          <w:szCs w:val="24"/>
          <w:lang w:eastAsia="zh-CN"/>
        </w:rPr>
        <w:t>系</w:t>
      </w:r>
      <w:r>
        <w:rPr>
          <w:spacing w:val="28"/>
          <w:w w:val="101"/>
          <w:sz w:val="24"/>
          <w:szCs w:val="24"/>
          <w:lang w:eastAsia="zh-CN"/>
        </w:rPr>
        <w:t xml:space="preserve">  </w:t>
      </w:r>
      <w:r>
        <w:rPr>
          <w:spacing w:val="-4"/>
          <w:sz w:val="24"/>
          <w:szCs w:val="24"/>
          <w:lang w:eastAsia="zh-CN"/>
        </w:rPr>
        <w:t>人：       张凯</w:t>
      </w:r>
    </w:p>
    <w:p w14:paraId="63490F48" w14:textId="77777777" w:rsidR="00B44750" w:rsidRDefault="00000000">
      <w:pPr>
        <w:pStyle w:val="a3"/>
        <w:spacing w:before="311" w:line="182" w:lineRule="auto"/>
        <w:ind w:left="331"/>
        <w:rPr>
          <w:rFonts w:hint="eastAsia"/>
          <w:sz w:val="24"/>
          <w:szCs w:val="24"/>
          <w:lang w:eastAsia="zh-CN"/>
        </w:rPr>
      </w:pPr>
      <w:r>
        <w:rPr>
          <w:spacing w:val="-2"/>
          <w:sz w:val="24"/>
          <w:szCs w:val="24"/>
          <w:lang w:eastAsia="zh-CN"/>
        </w:rPr>
        <w:t>联</w:t>
      </w:r>
      <w:r>
        <w:rPr>
          <w:spacing w:val="33"/>
          <w:w w:val="101"/>
          <w:sz w:val="24"/>
          <w:szCs w:val="24"/>
          <w:lang w:eastAsia="zh-CN"/>
        </w:rPr>
        <w:t xml:space="preserve">  </w:t>
      </w:r>
      <w:r>
        <w:rPr>
          <w:spacing w:val="-2"/>
          <w:sz w:val="24"/>
          <w:szCs w:val="24"/>
          <w:lang w:eastAsia="zh-CN"/>
        </w:rPr>
        <w:t>系</w:t>
      </w:r>
      <w:r>
        <w:rPr>
          <w:spacing w:val="28"/>
          <w:sz w:val="24"/>
          <w:szCs w:val="24"/>
          <w:lang w:eastAsia="zh-CN"/>
        </w:rPr>
        <w:t xml:space="preserve">  </w:t>
      </w:r>
      <w:r>
        <w:rPr>
          <w:spacing w:val="-2"/>
          <w:sz w:val="24"/>
          <w:szCs w:val="24"/>
          <w:lang w:eastAsia="zh-CN"/>
        </w:rPr>
        <w:t>人</w:t>
      </w:r>
      <w:r>
        <w:rPr>
          <w:spacing w:val="33"/>
          <w:w w:val="101"/>
          <w:sz w:val="24"/>
          <w:szCs w:val="24"/>
          <w:lang w:eastAsia="zh-CN"/>
        </w:rPr>
        <w:t xml:space="preserve">  </w:t>
      </w:r>
      <w:r>
        <w:rPr>
          <w:spacing w:val="-2"/>
          <w:sz w:val="24"/>
          <w:szCs w:val="24"/>
          <w:lang w:eastAsia="zh-CN"/>
        </w:rPr>
        <w:t>电</w:t>
      </w:r>
      <w:r>
        <w:rPr>
          <w:spacing w:val="28"/>
          <w:sz w:val="24"/>
          <w:szCs w:val="24"/>
          <w:lang w:eastAsia="zh-CN"/>
        </w:rPr>
        <w:t xml:space="preserve">  </w:t>
      </w:r>
      <w:r>
        <w:rPr>
          <w:spacing w:val="-2"/>
          <w:sz w:val="24"/>
          <w:szCs w:val="24"/>
          <w:lang w:eastAsia="zh-CN"/>
        </w:rPr>
        <w:t>话：       13617216903</w:t>
      </w:r>
    </w:p>
    <w:p w14:paraId="04DC3BDD" w14:textId="77777777" w:rsidR="00B44750" w:rsidRDefault="00000000">
      <w:pPr>
        <w:pStyle w:val="a3"/>
        <w:spacing w:before="310" w:line="324" w:lineRule="auto"/>
        <w:ind w:left="331" w:right="6246" w:firstLine="1"/>
        <w:jc w:val="both"/>
        <w:rPr>
          <w:rFonts w:hint="eastAsia"/>
          <w:sz w:val="24"/>
          <w:szCs w:val="24"/>
          <w:lang w:eastAsia="zh-CN"/>
        </w:rPr>
      </w:pPr>
      <w:r>
        <w:rPr>
          <w:spacing w:val="-13"/>
          <w:sz w:val="24"/>
          <w:szCs w:val="24"/>
          <w:lang w:eastAsia="zh-CN"/>
        </w:rPr>
        <w:t>单</w:t>
      </w:r>
      <w:r>
        <w:rPr>
          <w:spacing w:val="10"/>
          <w:sz w:val="24"/>
          <w:szCs w:val="24"/>
          <w:lang w:eastAsia="zh-CN"/>
        </w:rPr>
        <w:t xml:space="preserve">    </w:t>
      </w:r>
      <w:r>
        <w:rPr>
          <w:spacing w:val="-13"/>
          <w:sz w:val="24"/>
          <w:szCs w:val="24"/>
          <w:lang w:eastAsia="zh-CN"/>
        </w:rPr>
        <w:t>位</w:t>
      </w:r>
      <w:r>
        <w:rPr>
          <w:spacing w:val="9"/>
          <w:sz w:val="24"/>
          <w:szCs w:val="24"/>
          <w:lang w:eastAsia="zh-CN"/>
        </w:rPr>
        <w:t xml:space="preserve">    </w:t>
      </w:r>
      <w:r>
        <w:rPr>
          <w:spacing w:val="-13"/>
          <w:sz w:val="24"/>
          <w:szCs w:val="24"/>
          <w:lang w:eastAsia="zh-CN"/>
        </w:rPr>
        <w:t>传</w:t>
      </w:r>
      <w:r>
        <w:rPr>
          <w:spacing w:val="10"/>
          <w:sz w:val="24"/>
          <w:szCs w:val="24"/>
          <w:lang w:eastAsia="zh-CN"/>
        </w:rPr>
        <w:t xml:space="preserve">    </w:t>
      </w:r>
      <w:r>
        <w:rPr>
          <w:spacing w:val="-13"/>
          <w:sz w:val="24"/>
          <w:szCs w:val="24"/>
          <w:lang w:eastAsia="zh-CN"/>
        </w:rPr>
        <w:t>真</w:t>
      </w:r>
      <w:r>
        <w:rPr>
          <w:spacing w:val="28"/>
          <w:w w:val="101"/>
          <w:sz w:val="24"/>
          <w:szCs w:val="24"/>
          <w:lang w:eastAsia="zh-CN"/>
        </w:rPr>
        <w:t xml:space="preserve"> </w:t>
      </w:r>
      <w:r>
        <w:rPr>
          <w:spacing w:val="-13"/>
          <w:sz w:val="24"/>
          <w:szCs w:val="24"/>
          <w:lang w:eastAsia="zh-CN"/>
        </w:rPr>
        <w:t>：</w:t>
      </w:r>
      <w:r>
        <w:rPr>
          <w:sz w:val="24"/>
          <w:szCs w:val="24"/>
          <w:lang w:eastAsia="zh-CN"/>
        </w:rPr>
        <w:t xml:space="preserve"> </w:t>
      </w:r>
      <w:r>
        <w:rPr>
          <w:spacing w:val="-13"/>
          <w:sz w:val="24"/>
          <w:szCs w:val="24"/>
          <w:lang w:eastAsia="zh-CN"/>
        </w:rPr>
        <w:t>联</w:t>
      </w:r>
      <w:r>
        <w:rPr>
          <w:spacing w:val="13"/>
          <w:sz w:val="24"/>
          <w:szCs w:val="24"/>
          <w:lang w:eastAsia="zh-CN"/>
        </w:rPr>
        <w:t xml:space="preserve">  </w:t>
      </w:r>
      <w:r>
        <w:rPr>
          <w:spacing w:val="-13"/>
          <w:sz w:val="24"/>
          <w:szCs w:val="24"/>
          <w:lang w:eastAsia="zh-CN"/>
        </w:rPr>
        <w:t>系</w:t>
      </w:r>
      <w:r>
        <w:rPr>
          <w:spacing w:val="12"/>
          <w:sz w:val="24"/>
          <w:szCs w:val="24"/>
          <w:lang w:eastAsia="zh-CN"/>
        </w:rPr>
        <w:t xml:space="preserve">  </w:t>
      </w:r>
      <w:r>
        <w:rPr>
          <w:spacing w:val="-13"/>
          <w:sz w:val="24"/>
          <w:szCs w:val="24"/>
          <w:lang w:eastAsia="zh-CN"/>
        </w:rPr>
        <w:t>人</w:t>
      </w:r>
      <w:r>
        <w:rPr>
          <w:spacing w:val="19"/>
          <w:w w:val="101"/>
          <w:sz w:val="24"/>
          <w:szCs w:val="24"/>
          <w:lang w:eastAsia="zh-CN"/>
        </w:rPr>
        <w:t xml:space="preserve">  </w:t>
      </w:r>
      <w:r>
        <w:rPr>
          <w:spacing w:val="-13"/>
          <w:sz w:val="24"/>
          <w:szCs w:val="24"/>
          <w:lang w:eastAsia="zh-CN"/>
        </w:rPr>
        <w:t>邮</w:t>
      </w:r>
      <w:r>
        <w:rPr>
          <w:spacing w:val="11"/>
          <w:sz w:val="24"/>
          <w:szCs w:val="24"/>
          <w:lang w:eastAsia="zh-CN"/>
        </w:rPr>
        <w:t xml:space="preserve">  </w:t>
      </w:r>
      <w:r>
        <w:rPr>
          <w:spacing w:val="-13"/>
          <w:sz w:val="24"/>
          <w:szCs w:val="24"/>
          <w:lang w:eastAsia="zh-CN"/>
        </w:rPr>
        <w:t>箱</w:t>
      </w:r>
      <w:r>
        <w:rPr>
          <w:spacing w:val="10"/>
          <w:sz w:val="24"/>
          <w:szCs w:val="24"/>
          <w:lang w:eastAsia="zh-CN"/>
        </w:rPr>
        <w:t xml:space="preserve">  </w:t>
      </w:r>
      <w:r>
        <w:rPr>
          <w:spacing w:val="-13"/>
          <w:sz w:val="24"/>
          <w:szCs w:val="24"/>
          <w:lang w:eastAsia="zh-CN"/>
        </w:rPr>
        <w:t>：</w:t>
      </w:r>
      <w:r>
        <w:rPr>
          <w:spacing w:val="1"/>
          <w:sz w:val="24"/>
          <w:szCs w:val="24"/>
          <w:lang w:eastAsia="zh-CN"/>
        </w:rPr>
        <w:t xml:space="preserve"> </w:t>
      </w:r>
      <w:r>
        <w:rPr>
          <w:spacing w:val="-17"/>
          <w:sz w:val="24"/>
          <w:szCs w:val="24"/>
          <w:lang w:eastAsia="zh-CN"/>
        </w:rPr>
        <w:t>邮</w:t>
      </w:r>
      <w:r>
        <w:rPr>
          <w:sz w:val="24"/>
          <w:szCs w:val="24"/>
          <w:lang w:eastAsia="zh-CN"/>
        </w:rPr>
        <w:t xml:space="preserve">                   </w:t>
      </w:r>
      <w:r>
        <w:rPr>
          <w:spacing w:val="-17"/>
          <w:sz w:val="24"/>
          <w:szCs w:val="24"/>
          <w:lang w:eastAsia="zh-CN"/>
        </w:rPr>
        <w:t>编</w:t>
      </w:r>
      <w:r>
        <w:rPr>
          <w:spacing w:val="22"/>
          <w:sz w:val="24"/>
          <w:szCs w:val="24"/>
          <w:lang w:eastAsia="zh-CN"/>
        </w:rPr>
        <w:t xml:space="preserve">  </w:t>
      </w:r>
      <w:r>
        <w:rPr>
          <w:spacing w:val="-17"/>
          <w:sz w:val="24"/>
          <w:szCs w:val="24"/>
          <w:lang w:eastAsia="zh-CN"/>
        </w:rPr>
        <w:t>：</w:t>
      </w:r>
    </w:p>
    <w:p w14:paraId="0FF146AF" w14:textId="77777777" w:rsidR="00B44750" w:rsidRDefault="00000000">
      <w:pPr>
        <w:pStyle w:val="a3"/>
        <w:spacing w:line="624" w:lineRule="exact"/>
        <w:ind w:firstLine="220"/>
        <w:rPr>
          <w:rFonts w:hint="eastAsia"/>
        </w:rPr>
      </w:pPr>
      <w:r>
        <w:rPr>
          <w:rFonts w:hint="eastAsia"/>
          <w:noProof/>
          <w:position w:val="-12"/>
        </w:rPr>
        <mc:AlternateContent>
          <mc:Choice Requires="wps">
            <w:drawing>
              <wp:inline distT="0" distB="0" distL="0" distR="0" wp14:anchorId="19E0D381" wp14:editId="611EC8BD">
                <wp:extent cx="5438140" cy="396240"/>
                <wp:effectExtent l="0" t="0" r="3175" b="0"/>
                <wp:docPr id="1533575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8140" cy="396240"/>
                        </a:xfrm>
                        <a:prstGeom prst="rect">
                          <a:avLst/>
                        </a:prstGeom>
                        <a:solidFill>
                          <a:srgbClr val="DAE3F3"/>
                        </a:solidFill>
                        <a:ln>
                          <a:noFill/>
                        </a:ln>
                      </wps:spPr>
                      <wps:txbx>
                        <w:txbxContent>
                          <w:p w14:paraId="1C21A405" w14:textId="77777777" w:rsidR="00B44750" w:rsidRDefault="00000000">
                            <w:pPr>
                              <w:spacing w:before="204" w:line="183" w:lineRule="auto"/>
                              <w:ind w:left="124"/>
                              <w:rPr>
                                <w:rFonts w:ascii="微软雅黑" w:eastAsia="微软雅黑" w:hAnsi="微软雅黑" w:cs="微软雅黑" w:hint="eastAsia"/>
                                <w:sz w:val="24"/>
                                <w:szCs w:val="24"/>
                                <w:lang w:eastAsia="zh-CN"/>
                              </w:rPr>
                            </w:pPr>
                            <w:r>
                              <w:rPr>
                                <w:rFonts w:ascii="微软雅黑" w:eastAsia="微软雅黑" w:hAnsi="微软雅黑" w:cs="微软雅黑"/>
                                <w:spacing w:val="-1"/>
                                <w:sz w:val="24"/>
                                <w:szCs w:val="24"/>
                                <w:lang w:eastAsia="zh-CN"/>
                              </w:rPr>
                              <w:t>乙</w:t>
                            </w:r>
                            <w:r>
                              <w:rPr>
                                <w:rFonts w:ascii="微软雅黑" w:eastAsia="微软雅黑" w:hAnsi="微软雅黑" w:cs="微软雅黑"/>
                                <w:spacing w:val="1"/>
                                <w:sz w:val="24"/>
                                <w:szCs w:val="24"/>
                                <w:lang w:eastAsia="zh-CN"/>
                              </w:rPr>
                              <w:t xml:space="preserve">                    </w:t>
                            </w:r>
                            <w:r>
                              <w:rPr>
                                <w:rFonts w:ascii="微软雅黑" w:eastAsia="微软雅黑" w:hAnsi="微软雅黑" w:cs="微软雅黑"/>
                                <w:spacing w:val="-1"/>
                                <w:sz w:val="24"/>
                                <w:szCs w:val="24"/>
                                <w:lang w:eastAsia="zh-CN"/>
                              </w:rPr>
                              <w:t>方 ：</w:t>
                            </w:r>
                            <w:r>
                              <w:rPr>
                                <w:rFonts w:ascii="微软雅黑" w:eastAsia="微软雅黑" w:hAnsi="微软雅黑" w:cs="微软雅黑"/>
                                <w:spacing w:val="8"/>
                                <w:sz w:val="24"/>
                                <w:szCs w:val="24"/>
                                <w:lang w:eastAsia="zh-CN"/>
                              </w:rPr>
                              <w:t xml:space="preserve">      </w:t>
                            </w:r>
                            <w:r>
                              <w:rPr>
                                <w:rFonts w:ascii="微软雅黑" w:eastAsia="微软雅黑" w:hAnsi="微软雅黑" w:cs="微软雅黑" w:hint="eastAsia"/>
                                <w:spacing w:val="-1"/>
                                <w:sz w:val="24"/>
                                <w:szCs w:val="24"/>
                                <w:lang w:eastAsia="zh-CN"/>
                              </w:rPr>
                              <w:t>杭州本牛信息技术有限公司</w:t>
                            </w:r>
                          </w:p>
                        </w:txbxContent>
                      </wps:txbx>
                      <wps:bodyPr rot="0" vert="horz" wrap="square" lIns="0" tIns="0" rIns="0" bIns="0" anchor="t" anchorCtr="0" upright="1">
                        <a:noAutofit/>
                      </wps:bodyPr>
                    </wps:wsp>
                  </a:graphicData>
                </a:graphic>
              </wp:inline>
            </w:drawing>
          </mc:Choice>
          <mc:Fallback xmlns:wpsCustomData="http://www.wps.cn/officeDocument/2013/wpsCustomData">
            <w:pict>
              <v:shape id="Text Box 2" o:spid="_x0000_s1026" o:spt="202" type="#_x0000_t202" style="height:31.2pt;width:428.2pt;" fillcolor="#DAE3F3" filled="t" stroked="f" coordsize="21600,21600" o:gfxdata="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YG2V91gAAAAQBAAAP&#10;AAAAAAAAAAEAIAAAACIAAABkcnMvZG93bnJldi54bWxQSwECFAAUAAAACACHTuJAuhDe2BoCAAA2&#10;BAAADgAAAAAAAAABACAAAAAlAQAAZHJzL2Uyb0RvYy54bWxQSwUGAAAAAAYABgBZAQAAsQUAAAAA&#10;">
                <v:fill on="t" focussize="0,0"/>
                <v:stroke on="f"/>
                <v:imagedata o:title=""/>
                <o:lock v:ext="edit" aspectratio="f"/>
                <v:textbox inset="0mm,0mm,0mm,0mm">
                  <w:txbxContent>
                    <w:p w14:paraId="4FFEE678">
                      <w:pPr>
                        <w:spacing w:before="204" w:line="183" w:lineRule="auto"/>
                        <w:ind w:left="124"/>
                        <w:rPr>
                          <w:rFonts w:hint="eastAsia" w:ascii="微软雅黑" w:hAnsi="微软雅黑" w:eastAsia="微软雅黑" w:cs="微软雅黑"/>
                          <w:sz w:val="24"/>
                          <w:szCs w:val="24"/>
                          <w:lang w:eastAsia="zh-CN"/>
                        </w:rPr>
                      </w:pPr>
                      <w:r>
                        <w:rPr>
                          <w:rFonts w:ascii="微软雅黑" w:hAnsi="微软雅黑" w:eastAsia="微软雅黑" w:cs="微软雅黑"/>
                          <w:spacing w:val="-1"/>
                          <w:sz w:val="24"/>
                          <w:szCs w:val="24"/>
                          <w:lang w:eastAsia="zh-CN"/>
                        </w:rPr>
                        <w:t>乙</w:t>
                      </w:r>
                      <w:r>
                        <w:rPr>
                          <w:rFonts w:ascii="微软雅黑" w:hAnsi="微软雅黑" w:eastAsia="微软雅黑" w:cs="微软雅黑"/>
                          <w:spacing w:val="1"/>
                          <w:sz w:val="24"/>
                          <w:szCs w:val="24"/>
                          <w:lang w:eastAsia="zh-CN"/>
                        </w:rPr>
                        <w:t xml:space="preserve">                    </w:t>
                      </w:r>
                      <w:r>
                        <w:rPr>
                          <w:rFonts w:ascii="微软雅黑" w:hAnsi="微软雅黑" w:eastAsia="微软雅黑" w:cs="微软雅黑"/>
                          <w:spacing w:val="-1"/>
                          <w:sz w:val="24"/>
                          <w:szCs w:val="24"/>
                          <w:lang w:eastAsia="zh-CN"/>
                        </w:rPr>
                        <w:t>方 ：</w:t>
                      </w:r>
                      <w:r>
                        <w:rPr>
                          <w:rFonts w:ascii="微软雅黑" w:hAnsi="微软雅黑" w:eastAsia="微软雅黑" w:cs="微软雅黑"/>
                          <w:spacing w:val="8"/>
                          <w:sz w:val="24"/>
                          <w:szCs w:val="24"/>
                          <w:lang w:eastAsia="zh-CN"/>
                        </w:rPr>
                        <w:t xml:space="preserve">      </w:t>
                      </w:r>
                      <w:r>
                        <w:rPr>
                          <w:rFonts w:hint="eastAsia" w:ascii="微软雅黑" w:hAnsi="微软雅黑" w:eastAsia="微软雅黑" w:cs="微软雅黑"/>
                          <w:spacing w:val="-1"/>
                          <w:sz w:val="24"/>
                          <w:szCs w:val="24"/>
                          <w:lang w:eastAsia="zh-CN"/>
                        </w:rPr>
                        <w:t>杭州本牛信息技术有限公司</w:t>
                      </w:r>
                    </w:p>
                  </w:txbxContent>
                </v:textbox>
                <w10:wrap type="none"/>
                <w10:anchorlock/>
              </v:shape>
            </w:pict>
          </mc:Fallback>
        </mc:AlternateContent>
      </w:r>
    </w:p>
    <w:p w14:paraId="3631604C" w14:textId="3B755ACD" w:rsidR="00B44750" w:rsidRDefault="00000000">
      <w:pPr>
        <w:pStyle w:val="a3"/>
        <w:spacing w:before="203" w:line="184" w:lineRule="auto"/>
        <w:ind w:left="331"/>
        <w:rPr>
          <w:rFonts w:hint="eastAsia"/>
          <w:sz w:val="24"/>
          <w:szCs w:val="24"/>
          <w:lang w:eastAsia="zh-CN"/>
        </w:rPr>
      </w:pPr>
      <w:r>
        <w:rPr>
          <w:sz w:val="24"/>
          <w:szCs w:val="24"/>
          <w:lang w:eastAsia="zh-CN"/>
        </w:rPr>
        <w:t>住</w:t>
      </w:r>
      <w:r>
        <w:rPr>
          <w:spacing w:val="6"/>
          <w:sz w:val="24"/>
          <w:szCs w:val="24"/>
          <w:lang w:eastAsia="zh-CN"/>
        </w:rPr>
        <w:t xml:space="preserve">        </w:t>
      </w:r>
      <w:r>
        <w:rPr>
          <w:sz w:val="24"/>
          <w:szCs w:val="24"/>
          <w:lang w:eastAsia="zh-CN"/>
        </w:rPr>
        <w:t xml:space="preserve">所        地 ：       </w:t>
      </w:r>
      <w:r w:rsidR="00B60EB2">
        <w:rPr>
          <w:sz w:val="24"/>
          <w:szCs w:val="24"/>
          <w:lang w:eastAsia="zh-CN"/>
        </w:rPr>
        <w:t>杭州市余杭区良渚街道玉鸟流苏万科创业产业园3幢</w:t>
      </w:r>
    </w:p>
    <w:p w14:paraId="1F480A58" w14:textId="77777777" w:rsidR="00B44750" w:rsidRDefault="00000000">
      <w:pPr>
        <w:pStyle w:val="a3"/>
        <w:spacing w:before="310" w:line="183" w:lineRule="auto"/>
        <w:ind w:left="332"/>
        <w:rPr>
          <w:rFonts w:hint="eastAsia"/>
          <w:sz w:val="24"/>
          <w:szCs w:val="24"/>
          <w:lang w:eastAsia="zh-CN"/>
        </w:rPr>
      </w:pPr>
      <w:r>
        <w:rPr>
          <w:sz w:val="24"/>
          <w:szCs w:val="24"/>
          <w:lang w:eastAsia="zh-CN"/>
        </w:rPr>
        <w:t>纳</w:t>
      </w:r>
      <w:r>
        <w:rPr>
          <w:spacing w:val="35"/>
          <w:sz w:val="24"/>
          <w:szCs w:val="24"/>
          <w:lang w:eastAsia="zh-CN"/>
        </w:rPr>
        <w:t xml:space="preserve"> </w:t>
      </w:r>
      <w:r>
        <w:rPr>
          <w:sz w:val="24"/>
          <w:szCs w:val="24"/>
          <w:lang w:eastAsia="zh-CN"/>
        </w:rPr>
        <w:t>税</w:t>
      </w:r>
      <w:r>
        <w:rPr>
          <w:spacing w:val="29"/>
          <w:sz w:val="24"/>
          <w:szCs w:val="24"/>
          <w:lang w:eastAsia="zh-CN"/>
        </w:rPr>
        <w:t xml:space="preserve"> </w:t>
      </w:r>
      <w:r>
        <w:rPr>
          <w:sz w:val="24"/>
          <w:szCs w:val="24"/>
          <w:lang w:eastAsia="zh-CN"/>
        </w:rPr>
        <w:t>人</w:t>
      </w:r>
      <w:r>
        <w:rPr>
          <w:spacing w:val="28"/>
          <w:sz w:val="24"/>
          <w:szCs w:val="24"/>
          <w:lang w:eastAsia="zh-CN"/>
        </w:rPr>
        <w:t xml:space="preserve"> </w:t>
      </w:r>
      <w:r>
        <w:rPr>
          <w:sz w:val="24"/>
          <w:szCs w:val="24"/>
          <w:lang w:eastAsia="zh-CN"/>
        </w:rPr>
        <w:t>识</w:t>
      </w:r>
      <w:r>
        <w:rPr>
          <w:spacing w:val="28"/>
          <w:sz w:val="24"/>
          <w:szCs w:val="24"/>
          <w:lang w:eastAsia="zh-CN"/>
        </w:rPr>
        <w:t xml:space="preserve"> </w:t>
      </w:r>
      <w:r>
        <w:rPr>
          <w:sz w:val="24"/>
          <w:szCs w:val="24"/>
          <w:lang w:eastAsia="zh-CN"/>
        </w:rPr>
        <w:t>别</w:t>
      </w:r>
      <w:r>
        <w:rPr>
          <w:spacing w:val="27"/>
          <w:sz w:val="24"/>
          <w:szCs w:val="24"/>
          <w:lang w:eastAsia="zh-CN"/>
        </w:rPr>
        <w:t xml:space="preserve"> </w:t>
      </w:r>
      <w:r>
        <w:rPr>
          <w:sz w:val="24"/>
          <w:szCs w:val="24"/>
          <w:lang w:eastAsia="zh-CN"/>
        </w:rPr>
        <w:t>号</w:t>
      </w:r>
      <w:r>
        <w:rPr>
          <w:spacing w:val="25"/>
          <w:sz w:val="24"/>
          <w:szCs w:val="24"/>
          <w:lang w:eastAsia="zh-CN"/>
        </w:rPr>
        <w:t xml:space="preserve"> </w:t>
      </w:r>
      <w:r>
        <w:rPr>
          <w:sz w:val="24"/>
          <w:szCs w:val="24"/>
          <w:lang w:eastAsia="zh-CN"/>
        </w:rPr>
        <w:t xml:space="preserve">：     </w:t>
      </w:r>
      <w:r>
        <w:rPr>
          <w:rFonts w:hint="eastAsia"/>
          <w:sz w:val="24"/>
          <w:szCs w:val="24"/>
          <w:lang w:eastAsia="zh-CN"/>
        </w:rPr>
        <w:t>91330106MAE1LJXE4Q</w:t>
      </w:r>
    </w:p>
    <w:p w14:paraId="29C1976E" w14:textId="77777777" w:rsidR="00B44750" w:rsidRDefault="00000000">
      <w:pPr>
        <w:pStyle w:val="a3"/>
        <w:spacing w:before="311" w:line="182" w:lineRule="auto"/>
        <w:ind w:left="330"/>
        <w:rPr>
          <w:rFonts w:hint="eastAsia"/>
          <w:sz w:val="24"/>
          <w:szCs w:val="24"/>
          <w:lang w:eastAsia="zh-CN"/>
        </w:rPr>
      </w:pPr>
      <w:r>
        <w:rPr>
          <w:spacing w:val="-4"/>
          <w:sz w:val="24"/>
          <w:szCs w:val="24"/>
          <w:lang w:eastAsia="zh-CN"/>
        </w:rPr>
        <w:t>项</w:t>
      </w:r>
      <w:r>
        <w:rPr>
          <w:spacing w:val="7"/>
          <w:sz w:val="24"/>
          <w:szCs w:val="24"/>
          <w:lang w:eastAsia="zh-CN"/>
        </w:rPr>
        <w:t xml:space="preserve">   </w:t>
      </w:r>
      <w:r>
        <w:rPr>
          <w:spacing w:val="-4"/>
          <w:sz w:val="24"/>
          <w:szCs w:val="24"/>
          <w:lang w:eastAsia="zh-CN"/>
        </w:rPr>
        <w:t>目</w:t>
      </w:r>
      <w:r>
        <w:rPr>
          <w:spacing w:val="28"/>
          <w:sz w:val="24"/>
          <w:szCs w:val="24"/>
          <w:lang w:eastAsia="zh-CN"/>
        </w:rPr>
        <w:t xml:space="preserve">  </w:t>
      </w:r>
      <w:r>
        <w:rPr>
          <w:spacing w:val="-4"/>
          <w:sz w:val="24"/>
          <w:szCs w:val="24"/>
          <w:lang w:eastAsia="zh-CN"/>
        </w:rPr>
        <w:t>负</w:t>
      </w:r>
      <w:r>
        <w:rPr>
          <w:spacing w:val="28"/>
          <w:w w:val="101"/>
          <w:sz w:val="24"/>
          <w:szCs w:val="24"/>
          <w:lang w:eastAsia="zh-CN"/>
        </w:rPr>
        <w:t xml:space="preserve">  </w:t>
      </w:r>
      <w:r>
        <w:rPr>
          <w:spacing w:val="-4"/>
          <w:sz w:val="24"/>
          <w:szCs w:val="24"/>
          <w:lang w:eastAsia="zh-CN"/>
        </w:rPr>
        <w:t>责</w:t>
      </w:r>
      <w:r>
        <w:rPr>
          <w:spacing w:val="28"/>
          <w:sz w:val="24"/>
          <w:szCs w:val="24"/>
          <w:lang w:eastAsia="zh-CN"/>
        </w:rPr>
        <w:t xml:space="preserve">  </w:t>
      </w:r>
      <w:r>
        <w:rPr>
          <w:spacing w:val="-4"/>
          <w:sz w:val="24"/>
          <w:szCs w:val="24"/>
          <w:lang w:eastAsia="zh-CN"/>
        </w:rPr>
        <w:t xml:space="preserve">人：       </w:t>
      </w:r>
      <w:r>
        <w:rPr>
          <w:rFonts w:hint="eastAsia"/>
          <w:spacing w:val="-4"/>
          <w:sz w:val="24"/>
          <w:szCs w:val="24"/>
          <w:lang w:eastAsia="zh-CN"/>
        </w:rPr>
        <w:t>邵冬</w:t>
      </w:r>
    </w:p>
    <w:p w14:paraId="02DB190D" w14:textId="77777777" w:rsidR="00B44750" w:rsidRDefault="00000000">
      <w:pPr>
        <w:pStyle w:val="a3"/>
        <w:spacing w:before="312" w:line="182" w:lineRule="auto"/>
        <w:ind w:left="332"/>
        <w:rPr>
          <w:rFonts w:hint="eastAsia"/>
          <w:sz w:val="24"/>
          <w:szCs w:val="24"/>
          <w:lang w:eastAsia="zh-CN"/>
        </w:rPr>
      </w:pPr>
      <w:r>
        <w:rPr>
          <w:spacing w:val="-2"/>
          <w:sz w:val="24"/>
          <w:szCs w:val="24"/>
          <w:lang w:eastAsia="zh-CN"/>
        </w:rPr>
        <w:t>负</w:t>
      </w:r>
      <w:r>
        <w:rPr>
          <w:spacing w:val="34"/>
          <w:w w:val="101"/>
          <w:sz w:val="24"/>
          <w:szCs w:val="24"/>
          <w:lang w:eastAsia="zh-CN"/>
        </w:rPr>
        <w:t xml:space="preserve">  </w:t>
      </w:r>
      <w:r>
        <w:rPr>
          <w:spacing w:val="-2"/>
          <w:sz w:val="24"/>
          <w:szCs w:val="24"/>
          <w:lang w:eastAsia="zh-CN"/>
        </w:rPr>
        <w:t>责</w:t>
      </w:r>
      <w:r>
        <w:rPr>
          <w:spacing w:val="28"/>
          <w:sz w:val="24"/>
          <w:szCs w:val="24"/>
          <w:lang w:eastAsia="zh-CN"/>
        </w:rPr>
        <w:t xml:space="preserve">  </w:t>
      </w:r>
      <w:r>
        <w:rPr>
          <w:spacing w:val="-2"/>
          <w:sz w:val="24"/>
          <w:szCs w:val="24"/>
          <w:lang w:eastAsia="zh-CN"/>
        </w:rPr>
        <w:t>人   电</w:t>
      </w:r>
      <w:r>
        <w:rPr>
          <w:spacing w:val="28"/>
          <w:sz w:val="24"/>
          <w:szCs w:val="24"/>
          <w:lang w:eastAsia="zh-CN"/>
        </w:rPr>
        <w:t xml:space="preserve">  </w:t>
      </w:r>
      <w:r>
        <w:rPr>
          <w:spacing w:val="-2"/>
          <w:sz w:val="24"/>
          <w:szCs w:val="24"/>
          <w:lang w:eastAsia="zh-CN"/>
        </w:rPr>
        <w:t xml:space="preserve">话：       </w:t>
      </w:r>
      <w:r>
        <w:rPr>
          <w:rFonts w:hint="eastAsia"/>
          <w:spacing w:val="-2"/>
          <w:sz w:val="24"/>
          <w:szCs w:val="24"/>
          <w:lang w:eastAsia="zh-CN"/>
        </w:rPr>
        <w:t>15858234551</w:t>
      </w:r>
    </w:p>
    <w:p w14:paraId="2A5CC324" w14:textId="77777777" w:rsidR="00B44750" w:rsidRDefault="00000000">
      <w:pPr>
        <w:pStyle w:val="a3"/>
        <w:spacing w:before="312" w:line="182" w:lineRule="auto"/>
        <w:ind w:left="332"/>
        <w:rPr>
          <w:rFonts w:hint="eastAsia"/>
          <w:sz w:val="24"/>
          <w:szCs w:val="24"/>
          <w:lang w:eastAsia="zh-CN"/>
        </w:rPr>
      </w:pPr>
      <w:r>
        <w:rPr>
          <w:spacing w:val="-2"/>
          <w:sz w:val="24"/>
          <w:szCs w:val="24"/>
          <w:lang w:eastAsia="zh-CN"/>
        </w:rPr>
        <w:t>负</w:t>
      </w:r>
      <w:r>
        <w:rPr>
          <w:spacing w:val="36"/>
          <w:sz w:val="24"/>
          <w:szCs w:val="24"/>
          <w:lang w:eastAsia="zh-CN"/>
        </w:rPr>
        <w:t xml:space="preserve">  </w:t>
      </w:r>
      <w:r>
        <w:rPr>
          <w:spacing w:val="-2"/>
          <w:sz w:val="24"/>
          <w:szCs w:val="24"/>
          <w:lang w:eastAsia="zh-CN"/>
        </w:rPr>
        <w:t>责</w:t>
      </w:r>
      <w:r>
        <w:rPr>
          <w:spacing w:val="28"/>
          <w:sz w:val="24"/>
          <w:szCs w:val="24"/>
          <w:lang w:eastAsia="zh-CN"/>
        </w:rPr>
        <w:t xml:space="preserve">  </w:t>
      </w:r>
      <w:r>
        <w:rPr>
          <w:spacing w:val="-2"/>
          <w:sz w:val="24"/>
          <w:szCs w:val="24"/>
          <w:lang w:eastAsia="zh-CN"/>
        </w:rPr>
        <w:t>人   邮</w:t>
      </w:r>
      <w:r>
        <w:rPr>
          <w:spacing w:val="28"/>
          <w:sz w:val="24"/>
          <w:szCs w:val="24"/>
          <w:lang w:eastAsia="zh-CN"/>
        </w:rPr>
        <w:t xml:space="preserve">  </w:t>
      </w:r>
      <w:r>
        <w:rPr>
          <w:spacing w:val="-2"/>
          <w:sz w:val="24"/>
          <w:szCs w:val="24"/>
          <w:lang w:eastAsia="zh-CN"/>
        </w:rPr>
        <w:t>箱：</w:t>
      </w:r>
      <w:r>
        <w:rPr>
          <w:spacing w:val="10"/>
          <w:sz w:val="24"/>
          <w:szCs w:val="24"/>
          <w:lang w:eastAsia="zh-CN"/>
        </w:rPr>
        <w:t xml:space="preserve">      </w:t>
      </w:r>
      <w:r>
        <w:rPr>
          <w:rFonts w:hint="eastAsia"/>
          <w:spacing w:val="-2"/>
          <w:sz w:val="24"/>
          <w:szCs w:val="24"/>
          <w:lang w:eastAsia="zh-CN"/>
        </w:rPr>
        <w:t>235576109@qq.com</w:t>
      </w:r>
    </w:p>
    <w:p w14:paraId="43B7177E" w14:textId="77777777" w:rsidR="00B44750" w:rsidRDefault="00000000">
      <w:pPr>
        <w:pStyle w:val="a3"/>
        <w:spacing w:before="308" w:line="184" w:lineRule="auto"/>
        <w:ind w:left="333"/>
        <w:rPr>
          <w:rFonts w:hint="eastAsia"/>
          <w:sz w:val="24"/>
          <w:szCs w:val="24"/>
          <w:lang w:eastAsia="zh-CN"/>
        </w:rPr>
      </w:pPr>
      <w:r>
        <w:rPr>
          <w:sz w:val="24"/>
          <w:szCs w:val="24"/>
          <w:lang w:eastAsia="zh-CN"/>
        </w:rPr>
        <w:t>开        户</w:t>
      </w:r>
      <w:r>
        <w:rPr>
          <w:spacing w:val="3"/>
          <w:sz w:val="24"/>
          <w:szCs w:val="24"/>
          <w:lang w:eastAsia="zh-CN"/>
        </w:rPr>
        <w:t xml:space="preserve">        </w:t>
      </w:r>
      <w:r>
        <w:rPr>
          <w:sz w:val="24"/>
          <w:szCs w:val="24"/>
          <w:lang w:eastAsia="zh-CN"/>
        </w:rPr>
        <w:t>行</w:t>
      </w:r>
      <w:r>
        <w:rPr>
          <w:spacing w:val="53"/>
          <w:sz w:val="24"/>
          <w:szCs w:val="24"/>
          <w:lang w:eastAsia="zh-CN"/>
        </w:rPr>
        <w:t xml:space="preserve"> </w:t>
      </w:r>
      <w:r>
        <w:rPr>
          <w:sz w:val="24"/>
          <w:szCs w:val="24"/>
          <w:lang w:eastAsia="zh-CN"/>
        </w:rPr>
        <w:t>：</w:t>
      </w:r>
      <w:r>
        <w:rPr>
          <w:spacing w:val="5"/>
          <w:sz w:val="24"/>
          <w:szCs w:val="24"/>
          <w:lang w:eastAsia="zh-CN"/>
        </w:rPr>
        <w:t xml:space="preserve">      </w:t>
      </w:r>
      <w:r>
        <w:rPr>
          <w:rFonts w:hint="eastAsia"/>
          <w:sz w:val="24"/>
          <w:szCs w:val="24"/>
          <w:lang w:eastAsia="zh-CN"/>
        </w:rPr>
        <w:t>中国农业银行杭州杭三路支行</w:t>
      </w:r>
    </w:p>
    <w:p w14:paraId="620D1E54" w14:textId="77777777" w:rsidR="00B44750" w:rsidRDefault="00000000">
      <w:pPr>
        <w:pStyle w:val="a3"/>
        <w:spacing w:before="308" w:line="184" w:lineRule="auto"/>
        <w:ind w:left="333"/>
        <w:rPr>
          <w:rFonts w:hint="eastAsia"/>
          <w:sz w:val="24"/>
          <w:szCs w:val="24"/>
          <w:lang w:eastAsia="zh-CN"/>
        </w:rPr>
      </w:pPr>
      <w:r>
        <w:rPr>
          <w:sz w:val="24"/>
          <w:szCs w:val="24"/>
          <w:lang w:eastAsia="zh-CN"/>
        </w:rPr>
        <w:t>开        户</w:t>
      </w:r>
      <w:r>
        <w:rPr>
          <w:spacing w:val="3"/>
          <w:sz w:val="24"/>
          <w:szCs w:val="24"/>
          <w:lang w:eastAsia="zh-CN"/>
        </w:rPr>
        <w:t xml:space="preserve">        </w:t>
      </w:r>
      <w:r>
        <w:rPr>
          <w:sz w:val="24"/>
          <w:szCs w:val="24"/>
          <w:lang w:eastAsia="zh-CN"/>
        </w:rPr>
        <w:t>名</w:t>
      </w:r>
      <w:r>
        <w:rPr>
          <w:spacing w:val="52"/>
          <w:sz w:val="24"/>
          <w:szCs w:val="24"/>
          <w:lang w:eastAsia="zh-CN"/>
        </w:rPr>
        <w:t xml:space="preserve"> </w:t>
      </w:r>
      <w:r>
        <w:rPr>
          <w:sz w:val="24"/>
          <w:szCs w:val="24"/>
          <w:lang w:eastAsia="zh-CN"/>
        </w:rPr>
        <w:t>：</w:t>
      </w:r>
      <w:r>
        <w:rPr>
          <w:spacing w:val="5"/>
          <w:sz w:val="24"/>
          <w:szCs w:val="24"/>
          <w:lang w:eastAsia="zh-CN"/>
        </w:rPr>
        <w:t xml:space="preserve">      </w:t>
      </w:r>
      <w:r>
        <w:rPr>
          <w:rFonts w:hint="eastAsia"/>
          <w:sz w:val="24"/>
          <w:szCs w:val="24"/>
          <w:lang w:eastAsia="zh-CN"/>
        </w:rPr>
        <w:t>杭州本牛信息技术有限公司</w:t>
      </w:r>
    </w:p>
    <w:p w14:paraId="2C516963" w14:textId="77777777" w:rsidR="00B44750" w:rsidRDefault="00000000">
      <w:pPr>
        <w:pStyle w:val="a3"/>
        <w:spacing w:before="316" w:line="180" w:lineRule="auto"/>
        <w:ind w:left="333"/>
        <w:rPr>
          <w:rFonts w:hint="eastAsia"/>
          <w:sz w:val="24"/>
          <w:szCs w:val="24"/>
          <w:lang w:eastAsia="zh-CN"/>
        </w:rPr>
      </w:pPr>
      <w:r>
        <w:rPr>
          <w:spacing w:val="-1"/>
          <w:sz w:val="24"/>
          <w:szCs w:val="24"/>
          <w:lang w:eastAsia="zh-CN"/>
        </w:rPr>
        <w:t>账</w:t>
      </w:r>
      <w:r>
        <w:rPr>
          <w:spacing w:val="2"/>
          <w:sz w:val="24"/>
          <w:szCs w:val="24"/>
          <w:lang w:eastAsia="zh-CN"/>
        </w:rPr>
        <w:t xml:space="preserve">                   </w:t>
      </w:r>
      <w:r>
        <w:rPr>
          <w:spacing w:val="-1"/>
          <w:sz w:val="24"/>
          <w:szCs w:val="24"/>
          <w:lang w:eastAsia="zh-CN"/>
        </w:rPr>
        <w:t>号</w:t>
      </w:r>
      <w:r>
        <w:rPr>
          <w:spacing w:val="79"/>
          <w:w w:val="101"/>
          <w:sz w:val="24"/>
          <w:szCs w:val="24"/>
          <w:lang w:eastAsia="zh-CN"/>
        </w:rPr>
        <w:t xml:space="preserve"> </w:t>
      </w:r>
      <w:r>
        <w:rPr>
          <w:spacing w:val="-1"/>
          <w:sz w:val="24"/>
          <w:szCs w:val="24"/>
          <w:lang w:eastAsia="zh-CN"/>
        </w:rPr>
        <w:t>：</w:t>
      </w:r>
      <w:r>
        <w:rPr>
          <w:spacing w:val="7"/>
          <w:sz w:val="24"/>
          <w:szCs w:val="24"/>
          <w:lang w:eastAsia="zh-CN"/>
        </w:rPr>
        <w:t xml:space="preserve">      </w:t>
      </w:r>
      <w:r>
        <w:rPr>
          <w:rFonts w:hint="eastAsia"/>
          <w:spacing w:val="-1"/>
          <w:sz w:val="24"/>
          <w:szCs w:val="24"/>
          <w:lang w:eastAsia="zh-CN"/>
        </w:rPr>
        <w:t>19020401040031268</w:t>
      </w:r>
    </w:p>
    <w:p w14:paraId="4A44D1E2" w14:textId="77777777" w:rsidR="00B44750" w:rsidRDefault="00B44750">
      <w:pPr>
        <w:spacing w:line="180" w:lineRule="auto"/>
        <w:rPr>
          <w:sz w:val="24"/>
          <w:szCs w:val="24"/>
          <w:lang w:eastAsia="zh-CN"/>
        </w:rPr>
        <w:sectPr w:rsidR="00B44750">
          <w:headerReference w:type="default" r:id="rId14"/>
          <w:footerReference w:type="default" r:id="rId15"/>
          <w:pgSz w:w="11907" w:h="16839"/>
          <w:pgMar w:top="1459" w:right="1351" w:bottom="1439" w:left="1771" w:header="1139" w:footer="1199" w:gutter="0"/>
          <w:cols w:space="720"/>
        </w:sectPr>
      </w:pPr>
    </w:p>
    <w:p w14:paraId="4D34998D" w14:textId="77777777" w:rsidR="00B44750" w:rsidRDefault="00B44750">
      <w:pPr>
        <w:spacing w:line="306" w:lineRule="auto"/>
        <w:rPr>
          <w:lang w:eastAsia="zh-CN"/>
        </w:rPr>
      </w:pPr>
    </w:p>
    <w:p w14:paraId="75F396E1" w14:textId="77777777" w:rsidR="00B44750" w:rsidRDefault="00000000">
      <w:pPr>
        <w:pStyle w:val="a3"/>
        <w:spacing w:before="103" w:line="359" w:lineRule="auto"/>
        <w:ind w:left="223" w:right="397" w:firstLine="480"/>
        <w:rPr>
          <w:rFonts w:hint="eastAsia"/>
          <w:spacing w:val="-2"/>
          <w:sz w:val="24"/>
          <w:szCs w:val="24"/>
          <w:lang w:eastAsia="zh-CN"/>
        </w:rPr>
      </w:pPr>
      <w:r>
        <w:rPr>
          <w:spacing w:val="-2"/>
          <w:sz w:val="24"/>
          <w:szCs w:val="24"/>
          <w:lang w:eastAsia="zh-CN"/>
        </w:rPr>
        <w:t>根据《中华人民共和国民法典》和相关法律法规的规定，双方本着诚实、信用、公平、友好协商的原则，特制定本合同。甲方委托乙方研究开发</w:t>
      </w:r>
      <w:r>
        <w:rPr>
          <w:rFonts w:hint="eastAsia"/>
          <w:spacing w:val="-2"/>
          <w:sz w:val="24"/>
          <w:szCs w:val="24"/>
          <w:u w:val="single"/>
          <w:lang w:eastAsia="zh-CN"/>
        </w:rPr>
        <w:t>日报管理功能开发项目</w:t>
      </w:r>
      <w:r>
        <w:rPr>
          <w:spacing w:val="-2"/>
          <w:sz w:val="24"/>
          <w:szCs w:val="24"/>
          <w:lang w:eastAsia="zh-CN"/>
        </w:rPr>
        <w:t>，并支付研究开发经费和报酬，乙方接受委托并进行该项目开发工作。双方经过平等协商，在真实、充分地表达各自意愿的基础上，达成如下协议，并由双方共同恪守。</w:t>
      </w:r>
    </w:p>
    <w:p w14:paraId="1CF01BB8" w14:textId="77777777" w:rsidR="00B44750" w:rsidRDefault="00000000">
      <w:pPr>
        <w:spacing w:line="520" w:lineRule="exact"/>
        <w:ind w:firstLine="561"/>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第一条 </w:t>
      </w:r>
      <w:r>
        <w:rPr>
          <w:rFonts w:ascii="微软雅黑" w:eastAsia="微软雅黑" w:hAnsi="微软雅黑" w:cs="宋体" w:hint="eastAsia"/>
          <w:sz w:val="24"/>
          <w:szCs w:val="24"/>
          <w:lang w:eastAsia="zh-CN"/>
        </w:rPr>
        <w:t>定义</w:t>
      </w:r>
    </w:p>
    <w:p w14:paraId="42641D90"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1.1开发软件是指乙方根据本合同规定向甲方提供的日报管理小程序客户端、凤御服务端增量功能及有关文档。</w:t>
      </w:r>
    </w:p>
    <w:p w14:paraId="15CEEE3D"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1.2</w:t>
      </w:r>
      <w:r>
        <w:rPr>
          <w:rFonts w:ascii="微软雅黑" w:eastAsia="微软雅黑" w:hAnsi="微软雅黑" w:cs="宋体" w:hint="eastAsia"/>
          <w:sz w:val="24"/>
          <w:szCs w:val="24"/>
          <w:lang w:eastAsia="zh-CN"/>
        </w:rPr>
        <w:t>硬件设备采购是指甲方按照乙方书面指定的品牌和规格采购硬件。</w:t>
      </w:r>
    </w:p>
    <w:p w14:paraId="3E96543B"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1.3系统业务与技术需求是指甲乙双方共同商议并确认的功能实现说明书，包括新小程序客户端与凤御服务端增量开发的范围概要说明。</w:t>
      </w:r>
    </w:p>
    <w:p w14:paraId="282A2C82"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1.4项目开发功能清单是指甲乙双方为了实现项目目标，对日报管理项目工作范围、验收标准作出的详细说明。</w:t>
      </w:r>
    </w:p>
    <w:p w14:paraId="74FA3F3B"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1.5</w:t>
      </w:r>
      <w:r>
        <w:rPr>
          <w:rFonts w:ascii="微软雅黑" w:eastAsia="微软雅黑" w:hAnsi="微软雅黑" w:cs="宋体" w:hint="eastAsia"/>
          <w:sz w:val="24"/>
          <w:szCs w:val="24"/>
          <w:lang w:eastAsia="zh-CN"/>
        </w:rPr>
        <w:t>项目是指与软件设计开发、系统构建与调测上线正常运行确保甲方能正常使用所开发的系统开展相关业务及有关的活动。</w:t>
      </w:r>
    </w:p>
    <w:p w14:paraId="3F58A9A1"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1.6需求变更是指经双方商定后对开发软件、功能清单或资料所做的修改。合同、附件一或原型设计稿未明确列示的功能，均属于需求变更范畴。</w:t>
      </w:r>
    </w:p>
    <w:p w14:paraId="47704E3E"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1.7数据库是指用于组织、存储和管理日报管理业务数据的系统数据存储。乙方在现有凤御系统服务端基础上进行本项目所需的数据能力增量开发。</w:t>
      </w:r>
    </w:p>
    <w:p w14:paraId="3A7688AD"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1.8</w:t>
      </w:r>
      <w:r>
        <w:rPr>
          <w:rFonts w:ascii="微软雅黑" w:eastAsia="微软雅黑" w:hAnsi="微软雅黑" w:cs="宋体" w:hint="eastAsia"/>
          <w:sz w:val="24"/>
          <w:szCs w:val="24"/>
          <w:lang w:eastAsia="zh-CN"/>
        </w:rPr>
        <w:t>商业秘密指甲、乙方各自所拥有的，不为公众所知的管理信息、方式方法、顾客名单、商业数据、产品信息、销售渠道、技术诀窍等，或由甲、乙方在履行本合同过程中明确指明为商业秘密的、法律所认可的任何信息。</w:t>
      </w:r>
    </w:p>
    <w:p w14:paraId="70661AC1"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1.9上线是指乙方按附件一完成项目开发并通过甲方验收后，部署至双方约定正式环境、具备正常使用条件的行为。</w:t>
      </w:r>
    </w:p>
    <w:p w14:paraId="181D4A03"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cs="宋体" w:hint="eastAsia"/>
          <w:sz w:val="24"/>
          <w:szCs w:val="24"/>
          <w:lang w:eastAsia="zh-CN"/>
        </w:rPr>
        <w:lastRenderedPageBreak/>
        <w:t>1.10验收是指甲方在项目上线前，对乙方提交的项目成果进行测试并提出书面意见，乙方在合同范围内完成整改后，双方签署验收文件的行为。</w:t>
      </w:r>
    </w:p>
    <w:p w14:paraId="36AD1E25" w14:textId="77777777" w:rsidR="00B44750" w:rsidRDefault="00000000">
      <w:pPr>
        <w:spacing w:line="500" w:lineRule="exact"/>
        <w:ind w:firstLineChars="200" w:firstLine="480"/>
        <w:rPr>
          <w:rFonts w:ascii="微软雅黑" w:eastAsia="微软雅黑" w:hAnsi="微软雅黑" w:cs="宋体" w:hint="eastAsia"/>
          <w:sz w:val="24"/>
          <w:szCs w:val="24"/>
          <w:lang w:eastAsia="zh-CN"/>
        </w:rPr>
      </w:pPr>
      <w:r>
        <w:rPr>
          <w:rFonts w:ascii="微软雅黑" w:eastAsia="微软雅黑" w:hAnsi="微软雅黑" w:hint="eastAsia"/>
          <w:sz w:val="24"/>
          <w:szCs w:val="24"/>
          <w:lang w:eastAsia="zh-CN"/>
        </w:rPr>
        <w:t>1.11</w:t>
      </w:r>
      <w:r>
        <w:rPr>
          <w:rFonts w:ascii="微软雅黑" w:eastAsia="微软雅黑" w:hAnsi="微软雅黑" w:cs="宋体" w:hint="eastAsia"/>
          <w:sz w:val="24"/>
          <w:szCs w:val="24"/>
          <w:lang w:eastAsia="zh-CN"/>
        </w:rPr>
        <w:t>工作日指国家所规定的节假日之外的所有工作日。</w:t>
      </w:r>
    </w:p>
    <w:p w14:paraId="2A6A4F1A" w14:textId="77777777" w:rsidR="00B44750" w:rsidRDefault="00B44750">
      <w:pPr>
        <w:spacing w:line="500" w:lineRule="exact"/>
        <w:ind w:firstLineChars="200" w:firstLine="480"/>
        <w:rPr>
          <w:rFonts w:ascii="微软雅黑" w:eastAsia="微软雅黑" w:hAnsi="微软雅黑" w:hint="eastAsia"/>
          <w:sz w:val="24"/>
          <w:szCs w:val="24"/>
          <w:u w:val="single"/>
          <w:lang w:eastAsia="zh-CN"/>
        </w:rPr>
      </w:pPr>
    </w:p>
    <w:p w14:paraId="4B69743B" w14:textId="77777777" w:rsidR="00B44750" w:rsidRDefault="00000000">
      <w:pPr>
        <w:spacing w:line="520"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第二条  </w:t>
      </w:r>
      <w:r>
        <w:rPr>
          <w:rFonts w:ascii="微软雅黑" w:eastAsia="微软雅黑" w:hAnsi="微软雅黑" w:cs="宋体" w:hint="eastAsia"/>
          <w:sz w:val="24"/>
          <w:szCs w:val="24"/>
          <w:lang w:eastAsia="zh-CN"/>
        </w:rPr>
        <w:t>本合同研究开发项目的要求如下：</w:t>
      </w:r>
    </w:p>
    <w:p w14:paraId="279CE8D5" w14:textId="77777777" w:rsidR="00B44750" w:rsidRDefault="00000000">
      <w:pPr>
        <w:spacing w:line="500" w:lineRule="exact"/>
        <w:ind w:firstLineChars="200" w:firstLine="480"/>
        <w:rPr>
          <w:rFonts w:ascii="微软雅黑" w:eastAsia="微软雅黑" w:hAnsi="微软雅黑" w:hint="eastAsia"/>
          <w:sz w:val="24"/>
          <w:szCs w:val="24"/>
          <w:u w:val="single"/>
          <w:lang w:eastAsia="zh-CN"/>
        </w:rPr>
      </w:pPr>
      <w:r>
        <w:rPr>
          <w:rFonts w:ascii="微软雅黑" w:eastAsia="微软雅黑" w:hAnsi="微软雅黑" w:hint="eastAsia"/>
          <w:sz w:val="24"/>
          <w:szCs w:val="24"/>
          <w:lang w:eastAsia="zh-CN"/>
        </w:rPr>
        <w:t>2.1技术目标：</w:t>
      </w:r>
      <w:r>
        <w:rPr>
          <w:rFonts w:ascii="微软雅黑" w:eastAsia="微软雅黑" w:hAnsi="微软雅黑" w:hint="eastAsia"/>
          <w:sz w:val="24"/>
          <w:szCs w:val="24"/>
          <w:u w:val="single"/>
          <w:lang w:eastAsia="zh-CN"/>
        </w:rPr>
        <w:t>开发并交付可稳定运行的日报管理小程序，以及凤御服务端的日报数据、权限与统计增量能力。</w:t>
      </w:r>
    </w:p>
    <w:p w14:paraId="499CEE59" w14:textId="77777777" w:rsidR="00B44750" w:rsidRDefault="00000000">
      <w:pPr>
        <w:spacing w:line="500" w:lineRule="exact"/>
        <w:ind w:firstLineChars="200" w:firstLine="480"/>
        <w:rPr>
          <w:rFonts w:ascii="微软雅黑" w:eastAsia="微软雅黑" w:hAnsi="微软雅黑" w:hint="eastAsia"/>
          <w:sz w:val="24"/>
          <w:szCs w:val="24"/>
          <w:u w:val="single"/>
          <w:lang w:eastAsia="zh-CN"/>
        </w:rPr>
      </w:pPr>
      <w:r>
        <w:rPr>
          <w:rFonts w:ascii="微软雅黑" w:eastAsia="微软雅黑" w:hAnsi="微软雅黑" w:hint="eastAsia"/>
          <w:sz w:val="24"/>
          <w:szCs w:val="24"/>
          <w:lang w:eastAsia="zh-CN"/>
        </w:rPr>
        <w:t>2.2技术内容：</w:t>
      </w:r>
      <w:r>
        <w:rPr>
          <w:rFonts w:ascii="微软雅黑" w:eastAsia="微软雅黑" w:hAnsi="微软雅黑" w:hint="eastAsia"/>
          <w:color w:val="000000" w:themeColor="text1"/>
          <w:sz w:val="24"/>
          <w:szCs w:val="24"/>
          <w:u w:val="single"/>
          <w:lang w:eastAsia="zh-CN"/>
        </w:rPr>
        <w:t>详见附件一《项目开发功能清单》。</w:t>
      </w:r>
    </w:p>
    <w:p w14:paraId="2470A44D"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2.3</w:t>
      </w:r>
      <w:r>
        <w:rPr>
          <w:rFonts w:ascii="微软雅黑" w:eastAsia="微软雅黑" w:hAnsi="微软雅黑" w:cs="宋体" w:hint="eastAsia"/>
          <w:sz w:val="24"/>
          <w:szCs w:val="24"/>
          <w:u w:val="single"/>
          <w:lang w:eastAsia="zh-CN"/>
        </w:rPr>
        <w:t>附件一</w:t>
      </w:r>
      <w:r>
        <w:rPr>
          <w:rFonts w:ascii="微软雅黑" w:eastAsia="微软雅黑" w:hAnsi="微软雅黑" w:hint="eastAsia"/>
          <w:sz w:val="24"/>
          <w:szCs w:val="24"/>
          <w:lang w:eastAsia="zh-CN"/>
        </w:rPr>
        <w:t>为本项目的功能需求与验收说明文件。超出</w:t>
      </w:r>
      <w:r>
        <w:rPr>
          <w:rFonts w:ascii="微软雅黑" w:eastAsia="微软雅黑" w:hAnsi="微软雅黑" w:cs="宋体" w:hint="eastAsia"/>
          <w:sz w:val="24"/>
          <w:szCs w:val="24"/>
          <w:u w:val="single"/>
          <w:lang w:eastAsia="zh-CN"/>
        </w:rPr>
        <w:t>附件一</w:t>
      </w:r>
      <w:r>
        <w:rPr>
          <w:rFonts w:ascii="微软雅黑" w:eastAsia="微软雅黑" w:hAnsi="微软雅黑" w:hint="eastAsia"/>
          <w:sz w:val="24"/>
          <w:szCs w:val="24"/>
          <w:lang w:eastAsia="zh-CN"/>
        </w:rPr>
        <w:t>范围的工作，经双方书面确认需求变更后实施。</w:t>
      </w:r>
    </w:p>
    <w:p w14:paraId="105BDAE5" w14:textId="77777777" w:rsidR="00B44750" w:rsidRDefault="00000000">
      <w:pPr>
        <w:spacing w:line="500" w:lineRule="exact"/>
        <w:ind w:firstLineChars="200" w:firstLine="480"/>
        <w:rPr>
          <w:rFonts w:ascii="微软雅黑" w:eastAsia="微软雅黑" w:hAnsi="微软雅黑" w:cs="宋体" w:hint="eastAsia"/>
          <w:sz w:val="24"/>
          <w:szCs w:val="24"/>
          <w:lang w:eastAsia="zh-CN"/>
        </w:rPr>
      </w:pPr>
      <w:r>
        <w:rPr>
          <w:rFonts w:ascii="微软雅黑" w:eastAsia="微软雅黑" w:hAnsi="微软雅黑" w:hint="eastAsia"/>
          <w:sz w:val="24"/>
          <w:szCs w:val="24"/>
          <w:lang w:eastAsia="zh-CN"/>
        </w:rPr>
        <w:t>2.4</w:t>
      </w:r>
      <w:r>
        <w:rPr>
          <w:rFonts w:ascii="微软雅黑" w:eastAsia="微软雅黑" w:hAnsi="微软雅黑" w:cs="宋体" w:hint="eastAsia"/>
          <w:sz w:val="24"/>
          <w:szCs w:val="24"/>
          <w:lang w:eastAsia="zh-CN"/>
        </w:rPr>
        <w:t>乙方开发软件和甲方采购硬件应达到的技术指标和参数以双方签字认可的</w:t>
      </w:r>
      <w:r>
        <w:rPr>
          <w:rFonts w:ascii="微软雅黑" w:eastAsia="微软雅黑" w:hAnsi="微软雅黑" w:cs="宋体" w:hint="eastAsia"/>
          <w:sz w:val="24"/>
          <w:szCs w:val="24"/>
          <w:u w:val="single"/>
          <w:lang w:eastAsia="zh-CN"/>
        </w:rPr>
        <w:t>项目开发功能清单</w:t>
      </w:r>
      <w:r>
        <w:rPr>
          <w:rFonts w:ascii="微软雅黑" w:eastAsia="微软雅黑" w:hAnsi="微软雅黑" w:cs="宋体" w:hint="eastAsia"/>
          <w:sz w:val="24"/>
          <w:szCs w:val="24"/>
          <w:lang w:eastAsia="zh-CN"/>
        </w:rPr>
        <w:t>的规定为准。</w:t>
      </w:r>
    </w:p>
    <w:p w14:paraId="2EE92A28" w14:textId="77777777" w:rsidR="00B44750" w:rsidRDefault="00B44750">
      <w:pPr>
        <w:spacing w:line="500" w:lineRule="exact"/>
        <w:ind w:firstLineChars="200" w:firstLine="480"/>
        <w:rPr>
          <w:rFonts w:ascii="微软雅黑" w:eastAsia="微软雅黑" w:hAnsi="微软雅黑" w:hint="eastAsia"/>
          <w:sz w:val="24"/>
          <w:szCs w:val="24"/>
          <w:lang w:eastAsia="zh-CN"/>
        </w:rPr>
      </w:pPr>
    </w:p>
    <w:p w14:paraId="42030564" w14:textId="77777777" w:rsidR="00B44750" w:rsidRDefault="00000000">
      <w:pPr>
        <w:spacing w:line="520"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第三条  </w:t>
      </w:r>
      <w:r>
        <w:rPr>
          <w:rFonts w:ascii="微软雅黑" w:eastAsia="微软雅黑" w:hAnsi="微软雅黑" w:cs="宋体" w:hint="eastAsia"/>
          <w:sz w:val="24"/>
          <w:szCs w:val="24"/>
          <w:lang w:eastAsia="zh-CN"/>
        </w:rPr>
        <w:t>甲方应向乙方提供的技术资料及协作事项如下：</w:t>
      </w:r>
    </w:p>
    <w:p w14:paraId="08F2A466" w14:textId="77777777" w:rsidR="00B44750" w:rsidRDefault="00000000">
      <w:pPr>
        <w:tabs>
          <w:tab w:val="left" w:pos="540"/>
        </w:tabs>
        <w:spacing w:line="500" w:lineRule="exact"/>
        <w:ind w:firstLineChars="200" w:firstLine="480"/>
        <w:rPr>
          <w:rFonts w:ascii="微软雅黑" w:eastAsia="微软雅黑" w:hAnsi="微软雅黑" w:hint="eastAsia"/>
          <w:sz w:val="24"/>
          <w:szCs w:val="24"/>
          <w:u w:val="single"/>
          <w:lang w:eastAsia="zh-CN"/>
        </w:rPr>
      </w:pPr>
      <w:r>
        <w:rPr>
          <w:rFonts w:ascii="微软雅黑" w:eastAsia="微软雅黑" w:hAnsi="微软雅黑" w:hint="eastAsia"/>
          <w:sz w:val="24"/>
          <w:szCs w:val="24"/>
          <w:lang w:eastAsia="zh-CN"/>
        </w:rPr>
        <w:t>4.1技术资料清单：</w:t>
      </w:r>
      <w:r>
        <w:rPr>
          <w:rFonts w:ascii="微软雅黑" w:eastAsia="微软雅黑" w:hAnsi="微软雅黑" w:hint="eastAsia"/>
          <w:sz w:val="24"/>
          <w:szCs w:val="24"/>
          <w:u w:val="single"/>
          <w:lang w:eastAsia="zh-CN"/>
        </w:rPr>
        <w:t>项目开发功能清单、小程序主体/AppID信息、必要的组织和人员资料。</w:t>
      </w:r>
    </w:p>
    <w:p w14:paraId="5F999314" w14:textId="77777777" w:rsidR="00B44750" w:rsidRDefault="00000000">
      <w:pPr>
        <w:spacing w:line="500" w:lineRule="exact"/>
        <w:ind w:firstLineChars="200" w:firstLine="480"/>
        <w:rPr>
          <w:rFonts w:ascii="微软雅黑" w:eastAsia="微软雅黑" w:hAnsi="微软雅黑" w:hint="eastAsia"/>
          <w:sz w:val="24"/>
          <w:szCs w:val="24"/>
          <w:u w:val="single"/>
          <w:lang w:eastAsia="zh-CN"/>
        </w:rPr>
      </w:pPr>
      <w:r>
        <w:rPr>
          <w:rFonts w:ascii="微软雅黑" w:eastAsia="微软雅黑" w:hAnsi="微软雅黑" w:hint="eastAsia"/>
          <w:sz w:val="24"/>
          <w:szCs w:val="24"/>
          <w:lang w:eastAsia="zh-CN"/>
        </w:rPr>
        <w:t>4.2提供时间</w:t>
      </w:r>
      <w:r>
        <w:rPr>
          <w:rFonts w:ascii="微软雅黑" w:eastAsia="微软雅黑" w:hAnsi="微软雅黑" w:cs="宋体" w:hint="eastAsia"/>
          <w:sz w:val="24"/>
          <w:szCs w:val="24"/>
          <w:lang w:eastAsia="zh-CN"/>
        </w:rPr>
        <w:t>和方式：</w:t>
      </w:r>
      <w:r>
        <w:rPr>
          <w:rFonts w:ascii="微软雅黑" w:eastAsia="微软雅黑" w:hAnsi="微软雅黑" w:hint="eastAsia"/>
          <w:sz w:val="24"/>
          <w:szCs w:val="24"/>
          <w:u w:val="single"/>
          <w:lang w:eastAsia="zh-CN"/>
        </w:rPr>
        <w:t xml:space="preserve"> </w:t>
      </w:r>
      <w:r>
        <w:rPr>
          <w:rFonts w:ascii="微软雅黑" w:eastAsia="微软雅黑" w:hAnsi="微软雅黑" w:cs="宋体" w:hint="eastAsia"/>
          <w:color w:val="000000" w:themeColor="text1"/>
          <w:sz w:val="24"/>
          <w:szCs w:val="24"/>
          <w:u w:val="single"/>
          <w:lang w:eastAsia="zh-CN"/>
        </w:rPr>
        <w:t>合同签订时以文档形式提供</w:t>
      </w:r>
      <w:r>
        <w:rPr>
          <w:rFonts w:ascii="微软雅黑" w:eastAsia="微软雅黑" w:hAnsi="微软雅黑" w:hint="eastAsia"/>
          <w:color w:val="000000" w:themeColor="text1"/>
          <w:sz w:val="24"/>
          <w:szCs w:val="24"/>
          <w:u w:val="single"/>
          <w:lang w:eastAsia="zh-CN"/>
        </w:rPr>
        <w:t xml:space="preserve"> </w:t>
      </w:r>
      <w:r>
        <w:rPr>
          <w:rFonts w:ascii="微软雅黑" w:eastAsia="微软雅黑" w:hAnsi="微软雅黑" w:hint="eastAsia"/>
          <w:sz w:val="24"/>
          <w:szCs w:val="24"/>
          <w:lang w:eastAsia="zh-CN"/>
        </w:rPr>
        <w:t xml:space="preserve">  </w:t>
      </w:r>
    </w:p>
    <w:p w14:paraId="21AC3EAF" w14:textId="77777777" w:rsidR="00B44750" w:rsidRDefault="00000000">
      <w:pPr>
        <w:spacing w:line="500" w:lineRule="exact"/>
        <w:ind w:firstLineChars="200" w:firstLine="480"/>
        <w:rPr>
          <w:rFonts w:ascii="微软雅黑" w:eastAsia="微软雅黑" w:hAnsi="微软雅黑" w:hint="eastAsia"/>
          <w:sz w:val="24"/>
          <w:szCs w:val="24"/>
          <w:u w:val="single"/>
          <w:lang w:eastAsia="zh-CN"/>
        </w:rPr>
      </w:pPr>
      <w:r>
        <w:rPr>
          <w:rFonts w:ascii="微软雅黑" w:eastAsia="微软雅黑" w:hAnsi="微软雅黑" w:hint="eastAsia"/>
          <w:sz w:val="24"/>
          <w:szCs w:val="24"/>
          <w:lang w:eastAsia="zh-CN"/>
        </w:rPr>
        <w:t>4.3其他协作事项：</w:t>
      </w:r>
      <w:r>
        <w:rPr>
          <w:rFonts w:ascii="微软雅黑" w:eastAsia="微软雅黑" w:hAnsi="微软雅黑" w:hint="eastAsia"/>
          <w:sz w:val="24"/>
          <w:szCs w:val="24"/>
          <w:u w:val="single"/>
          <w:lang w:eastAsia="zh-CN"/>
        </w:rPr>
        <w:t>甲方及时确认需求、提供测试条件并定期参与项目推进会议。</w:t>
      </w:r>
    </w:p>
    <w:p w14:paraId="67ED7FEF" w14:textId="77777777" w:rsidR="00B44750" w:rsidRDefault="00000000">
      <w:pPr>
        <w:spacing w:line="500" w:lineRule="exact"/>
        <w:ind w:firstLine="576"/>
        <w:rPr>
          <w:rFonts w:ascii="微软雅黑" w:eastAsia="微软雅黑" w:hAnsi="微软雅黑" w:hint="eastAsia"/>
          <w:sz w:val="24"/>
          <w:szCs w:val="24"/>
          <w:u w:val="single"/>
          <w:lang w:eastAsia="zh-CN"/>
        </w:rPr>
      </w:pPr>
      <w:r>
        <w:rPr>
          <w:rFonts w:ascii="微软雅黑" w:eastAsia="微软雅黑" w:hAnsi="微软雅黑" w:cs="宋体" w:hint="eastAsia"/>
          <w:sz w:val="24"/>
          <w:szCs w:val="24"/>
          <w:lang w:eastAsia="zh-CN"/>
        </w:rPr>
        <w:t>本合同履行完毕后，上述技术资料按以下方式处理：</w:t>
      </w:r>
      <w:r>
        <w:rPr>
          <w:rFonts w:ascii="微软雅黑" w:eastAsia="微软雅黑" w:hAnsi="微软雅黑" w:hint="eastAsia"/>
          <w:sz w:val="24"/>
          <w:szCs w:val="24"/>
          <w:u w:val="single"/>
          <w:lang w:eastAsia="zh-CN"/>
        </w:rPr>
        <w:t xml:space="preserve"> </w:t>
      </w:r>
      <w:r>
        <w:rPr>
          <w:rFonts w:ascii="微软雅黑" w:eastAsia="微软雅黑" w:hAnsi="微软雅黑" w:cs="宋体" w:hint="eastAsia"/>
          <w:sz w:val="24"/>
          <w:szCs w:val="24"/>
          <w:u w:val="single"/>
          <w:lang w:eastAsia="zh-CN"/>
        </w:rPr>
        <w:t>按甲方要求进行返还或销毁。</w:t>
      </w:r>
      <w:r>
        <w:rPr>
          <w:rFonts w:ascii="微软雅黑" w:eastAsia="微软雅黑" w:hAnsi="微软雅黑"/>
          <w:sz w:val="24"/>
          <w:szCs w:val="24"/>
          <w:u w:val="single"/>
          <w:lang w:eastAsia="zh-CN"/>
        </w:rPr>
        <w:t xml:space="preserve"> </w:t>
      </w:r>
    </w:p>
    <w:p w14:paraId="1D51F527" w14:textId="77777777" w:rsidR="00B44750" w:rsidRDefault="00B44750">
      <w:pPr>
        <w:spacing w:line="500" w:lineRule="exact"/>
        <w:ind w:firstLine="576"/>
        <w:rPr>
          <w:rFonts w:ascii="微软雅黑" w:eastAsia="微软雅黑" w:hAnsi="微软雅黑" w:hint="eastAsia"/>
          <w:sz w:val="24"/>
          <w:szCs w:val="24"/>
          <w:u w:val="single"/>
          <w:lang w:eastAsia="zh-CN"/>
        </w:rPr>
      </w:pPr>
    </w:p>
    <w:p w14:paraId="6C36A046" w14:textId="77777777" w:rsidR="00B44750" w:rsidRDefault="00000000">
      <w:pPr>
        <w:pStyle w:val="10"/>
        <w:ind w:firstLineChars="200" w:firstLine="480"/>
        <w:outlineLvl w:val="0"/>
        <w:rPr>
          <w:rFonts w:ascii="微软雅黑" w:eastAsia="微软雅黑" w:hAnsi="微软雅黑" w:hint="eastAsia"/>
          <w:sz w:val="24"/>
          <w:szCs w:val="24"/>
        </w:rPr>
      </w:pPr>
      <w:r>
        <w:rPr>
          <w:rFonts w:ascii="微软雅黑" w:eastAsia="微软雅黑" w:hAnsi="微软雅黑" w:hint="eastAsia"/>
          <w:sz w:val="24"/>
          <w:szCs w:val="24"/>
        </w:rPr>
        <w:t xml:space="preserve">第四条 </w:t>
      </w:r>
      <w:r>
        <w:rPr>
          <w:rFonts w:ascii="微软雅黑" w:eastAsia="微软雅黑" w:hAnsi="微软雅黑" w:cs="宋体" w:hint="eastAsia"/>
          <w:b/>
          <w:bCs/>
          <w:spacing w:val="-1"/>
          <w:sz w:val="24"/>
          <w:szCs w:val="24"/>
        </w:rPr>
        <w:t>合同总额及付款方式</w:t>
      </w:r>
    </w:p>
    <w:p w14:paraId="06AF85BC" w14:textId="77777777" w:rsidR="00B44750" w:rsidRDefault="00000000">
      <w:pPr>
        <w:pStyle w:val="a3"/>
        <w:spacing w:before="301" w:line="356" w:lineRule="auto"/>
        <w:ind w:right="118" w:firstLineChars="200" w:firstLine="470"/>
        <w:rPr>
          <w:rFonts w:hint="eastAsia"/>
          <w:sz w:val="24"/>
          <w:szCs w:val="24"/>
          <w:lang w:eastAsia="zh-CN"/>
        </w:rPr>
      </w:pPr>
      <w:r>
        <w:rPr>
          <w:rFonts w:hint="eastAsia"/>
          <w:spacing w:val="-5"/>
          <w:sz w:val="24"/>
          <w:szCs w:val="24"/>
          <w:lang w:eastAsia="zh-CN"/>
        </w:rPr>
        <w:t xml:space="preserve">4.1 本合同总金额（含增值税 </w:t>
      </w:r>
      <w:r>
        <w:rPr>
          <w:rFonts w:hint="eastAsia"/>
          <w:spacing w:val="-5"/>
          <w:sz w:val="24"/>
          <w:szCs w:val="24"/>
          <w:u w:val="single"/>
          <w:lang w:eastAsia="zh-CN"/>
        </w:rPr>
        <w:t>3%</w:t>
      </w:r>
      <w:r>
        <w:rPr>
          <w:rFonts w:hint="eastAsia"/>
          <w:spacing w:val="-5"/>
          <w:sz w:val="24"/>
          <w:szCs w:val="24"/>
          <w:lang w:eastAsia="zh-CN"/>
        </w:rPr>
        <w:t xml:space="preserve">）为人民币￥ </w:t>
      </w:r>
      <w:r>
        <w:rPr>
          <w:rFonts w:hint="eastAsia"/>
          <w:spacing w:val="-5"/>
          <w:sz w:val="24"/>
          <w:szCs w:val="24"/>
          <w:u w:val="single"/>
          <w:lang w:eastAsia="zh-CN"/>
        </w:rPr>
        <w:t>20000</w:t>
      </w:r>
      <w:r>
        <w:rPr>
          <w:rFonts w:hint="eastAsia"/>
          <w:spacing w:val="-5"/>
          <w:sz w:val="24"/>
          <w:szCs w:val="24"/>
          <w:lang w:eastAsia="zh-CN"/>
        </w:rPr>
        <w:t xml:space="preserve"> 元整（人民币大写：</w:t>
      </w:r>
      <w:r>
        <w:rPr>
          <w:rFonts w:hint="eastAsia"/>
          <w:spacing w:val="-5"/>
          <w:sz w:val="24"/>
          <w:szCs w:val="24"/>
          <w:u w:val="single"/>
          <w:lang w:eastAsia="zh-CN"/>
        </w:rPr>
        <w:t>贰万元整</w:t>
      </w:r>
      <w:r>
        <w:rPr>
          <w:rFonts w:hint="eastAsia"/>
          <w:spacing w:val="-5"/>
          <w:sz w:val="24"/>
          <w:szCs w:val="24"/>
          <w:lang w:eastAsia="zh-CN"/>
        </w:rPr>
        <w:t xml:space="preserve">），其中，不含税价款为 </w:t>
      </w:r>
      <w:r>
        <w:rPr>
          <w:rFonts w:hint="eastAsia"/>
          <w:spacing w:val="-5"/>
          <w:sz w:val="24"/>
          <w:szCs w:val="24"/>
          <w:u w:val="single"/>
          <w:lang w:eastAsia="zh-CN"/>
        </w:rPr>
        <w:t>19417.48</w:t>
      </w:r>
      <w:r>
        <w:rPr>
          <w:rFonts w:hint="eastAsia"/>
          <w:spacing w:val="-5"/>
          <w:sz w:val="24"/>
          <w:szCs w:val="24"/>
          <w:lang w:eastAsia="zh-CN"/>
        </w:rPr>
        <w:t xml:space="preserve"> 元，增值税 </w:t>
      </w:r>
      <w:r>
        <w:rPr>
          <w:rFonts w:hint="eastAsia"/>
          <w:spacing w:val="-5"/>
          <w:sz w:val="24"/>
          <w:szCs w:val="24"/>
          <w:u w:val="single"/>
          <w:lang w:eastAsia="zh-CN"/>
        </w:rPr>
        <w:t>582.52</w:t>
      </w:r>
      <w:r>
        <w:rPr>
          <w:rFonts w:hint="eastAsia"/>
          <w:spacing w:val="-5"/>
          <w:sz w:val="24"/>
          <w:szCs w:val="24"/>
          <w:lang w:eastAsia="zh-CN"/>
        </w:rPr>
        <w:t xml:space="preserve"> 元。</w:t>
      </w:r>
    </w:p>
    <w:p w14:paraId="16AA2AC8" w14:textId="77777777" w:rsidR="00B44750" w:rsidRDefault="00000000">
      <w:pPr>
        <w:pStyle w:val="a3"/>
        <w:spacing w:before="13" w:line="360" w:lineRule="auto"/>
        <w:ind w:firstLineChars="200" w:firstLine="470"/>
        <w:rPr>
          <w:rFonts w:hint="eastAsia"/>
          <w:spacing w:val="-5"/>
          <w:sz w:val="24"/>
          <w:szCs w:val="24"/>
          <w:lang w:eastAsia="zh-CN"/>
        </w:rPr>
      </w:pPr>
      <w:r>
        <w:rPr>
          <w:rFonts w:hint="eastAsia"/>
          <w:spacing w:val="-5"/>
          <w:sz w:val="24"/>
          <w:szCs w:val="24"/>
          <w:lang w:eastAsia="zh-CN"/>
        </w:rPr>
        <w:t xml:space="preserve">4.2 </w:t>
      </w:r>
      <w:r>
        <w:rPr>
          <w:spacing w:val="-5"/>
          <w:sz w:val="24"/>
          <w:szCs w:val="24"/>
          <w:lang w:eastAsia="zh-CN"/>
        </w:rPr>
        <w:t>付款方式：</w:t>
      </w:r>
    </w:p>
    <w:p w14:paraId="1937F7F3" w14:textId="77777777" w:rsidR="00B44750" w:rsidRDefault="00000000">
      <w:pPr>
        <w:pStyle w:val="a3"/>
        <w:spacing w:before="13" w:line="360" w:lineRule="auto"/>
        <w:ind w:left="641"/>
        <w:rPr>
          <w:rFonts w:hint="eastAsia"/>
          <w:spacing w:val="-5"/>
          <w:sz w:val="24"/>
          <w:szCs w:val="24"/>
          <w:lang w:eastAsia="zh-CN"/>
        </w:rPr>
      </w:pPr>
      <w:r>
        <w:rPr>
          <w:rFonts w:hint="eastAsia"/>
          <w:spacing w:val="-5"/>
          <w:sz w:val="24"/>
          <w:szCs w:val="24"/>
          <w:lang w:eastAsia="zh-CN"/>
        </w:rPr>
        <w:lastRenderedPageBreak/>
        <w:t xml:space="preserve">本合同费由甲方分期支付乙方。支付方式【根据项目开发进度进行付款】，本项目付款周期共分为 </w:t>
      </w:r>
      <w:r>
        <w:rPr>
          <w:spacing w:val="-5"/>
          <w:sz w:val="24"/>
          <w:szCs w:val="24"/>
          <w:u w:val="single"/>
          <w:lang w:eastAsia="zh-CN"/>
        </w:rPr>
        <w:t>3</w:t>
      </w:r>
      <w:r>
        <w:rPr>
          <w:rFonts w:hint="eastAsia"/>
          <w:spacing w:val="-5"/>
          <w:sz w:val="24"/>
          <w:szCs w:val="24"/>
          <w:lang w:eastAsia="zh-CN"/>
        </w:rPr>
        <w:t xml:space="preserve"> 个阶段，具体如下：</w:t>
      </w:r>
    </w:p>
    <w:tbl>
      <w:tblPr>
        <w:tblStyle w:val="a7"/>
        <w:tblW w:w="4605" w:type="pct"/>
        <w:tblInd w:w="675" w:type="dxa"/>
        <w:tblLook w:val="04A0" w:firstRow="1" w:lastRow="0" w:firstColumn="1" w:lastColumn="0" w:noHBand="0" w:noVBand="1"/>
      </w:tblPr>
      <w:tblGrid>
        <w:gridCol w:w="1100"/>
        <w:gridCol w:w="3293"/>
        <w:gridCol w:w="1235"/>
        <w:gridCol w:w="2013"/>
      </w:tblGrid>
      <w:tr w:rsidR="00B44750" w14:paraId="52749F39" w14:textId="77777777">
        <w:trPr>
          <w:trHeight w:val="353"/>
        </w:trPr>
        <w:tc>
          <w:tcPr>
            <w:tcW w:w="720" w:type="pct"/>
            <w:vAlign w:val="center"/>
          </w:tcPr>
          <w:p w14:paraId="132FEF16"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阶段</w:t>
            </w:r>
          </w:p>
        </w:tc>
        <w:tc>
          <w:tcPr>
            <w:tcW w:w="2155" w:type="pct"/>
            <w:vAlign w:val="center"/>
          </w:tcPr>
          <w:p w14:paraId="30F3CF3F"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阶段名称</w:t>
            </w:r>
          </w:p>
        </w:tc>
        <w:tc>
          <w:tcPr>
            <w:tcW w:w="808" w:type="pct"/>
            <w:vAlign w:val="center"/>
          </w:tcPr>
          <w:p w14:paraId="14627CD4"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付款比例</w:t>
            </w:r>
          </w:p>
        </w:tc>
        <w:tc>
          <w:tcPr>
            <w:tcW w:w="1317" w:type="pct"/>
            <w:vAlign w:val="center"/>
          </w:tcPr>
          <w:p w14:paraId="215B9BCC"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金额</w:t>
            </w:r>
          </w:p>
        </w:tc>
      </w:tr>
      <w:tr w:rsidR="00B44750" w14:paraId="0D14C897" w14:textId="77777777">
        <w:trPr>
          <w:trHeight w:val="452"/>
        </w:trPr>
        <w:tc>
          <w:tcPr>
            <w:tcW w:w="720" w:type="pct"/>
            <w:vAlign w:val="center"/>
          </w:tcPr>
          <w:p w14:paraId="5F0D3DCC"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阶段1</w:t>
            </w:r>
          </w:p>
        </w:tc>
        <w:tc>
          <w:tcPr>
            <w:tcW w:w="2155" w:type="pct"/>
            <w:vAlign w:val="center"/>
          </w:tcPr>
          <w:p w14:paraId="1A08B120"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合同签署后三日内</w:t>
            </w:r>
          </w:p>
        </w:tc>
        <w:tc>
          <w:tcPr>
            <w:tcW w:w="808" w:type="pct"/>
            <w:vAlign w:val="center"/>
          </w:tcPr>
          <w:p w14:paraId="5A7FCF52"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20%</w:t>
            </w:r>
          </w:p>
        </w:tc>
        <w:tc>
          <w:tcPr>
            <w:tcW w:w="1317" w:type="pct"/>
            <w:vAlign w:val="center"/>
          </w:tcPr>
          <w:p w14:paraId="74416D8E"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￥：4000</w:t>
            </w:r>
          </w:p>
        </w:tc>
      </w:tr>
      <w:tr w:rsidR="00B44750" w14:paraId="6596D129" w14:textId="77777777">
        <w:trPr>
          <w:trHeight w:val="452"/>
        </w:trPr>
        <w:tc>
          <w:tcPr>
            <w:tcW w:w="720" w:type="pct"/>
            <w:vAlign w:val="center"/>
          </w:tcPr>
          <w:p w14:paraId="716000D3"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阶段2</w:t>
            </w:r>
          </w:p>
        </w:tc>
        <w:tc>
          <w:tcPr>
            <w:tcW w:w="2155" w:type="pct"/>
            <w:vAlign w:val="center"/>
          </w:tcPr>
          <w:p w14:paraId="0B0C92CB"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项目上线，签署上线确认书</w:t>
            </w:r>
          </w:p>
        </w:tc>
        <w:tc>
          <w:tcPr>
            <w:tcW w:w="808" w:type="pct"/>
            <w:vAlign w:val="center"/>
          </w:tcPr>
          <w:p w14:paraId="7C683E33"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40%</w:t>
            </w:r>
          </w:p>
        </w:tc>
        <w:tc>
          <w:tcPr>
            <w:tcW w:w="1317" w:type="pct"/>
            <w:vAlign w:val="center"/>
          </w:tcPr>
          <w:p w14:paraId="46271D2B"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￥：8000</w:t>
            </w:r>
          </w:p>
        </w:tc>
      </w:tr>
      <w:tr w:rsidR="00B44750" w14:paraId="1AA5CE5E" w14:textId="77777777">
        <w:trPr>
          <w:trHeight w:val="452"/>
        </w:trPr>
        <w:tc>
          <w:tcPr>
            <w:tcW w:w="720" w:type="pct"/>
            <w:vAlign w:val="center"/>
          </w:tcPr>
          <w:p w14:paraId="65E30A3A"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阶段3</w:t>
            </w:r>
          </w:p>
        </w:tc>
        <w:tc>
          <w:tcPr>
            <w:tcW w:w="2155" w:type="pct"/>
            <w:vAlign w:val="center"/>
          </w:tcPr>
          <w:p w14:paraId="520C4855"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项目验收</w:t>
            </w:r>
          </w:p>
        </w:tc>
        <w:tc>
          <w:tcPr>
            <w:tcW w:w="808" w:type="pct"/>
            <w:vAlign w:val="center"/>
          </w:tcPr>
          <w:p w14:paraId="3C3FC8FC"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40%</w:t>
            </w:r>
          </w:p>
        </w:tc>
        <w:tc>
          <w:tcPr>
            <w:tcW w:w="1317" w:type="pct"/>
            <w:vAlign w:val="center"/>
          </w:tcPr>
          <w:p w14:paraId="760E38CC" w14:textId="77777777" w:rsidR="00B44750" w:rsidRDefault="00000000">
            <w:pPr>
              <w:pStyle w:val="10"/>
              <w:jc w:val="center"/>
              <w:rPr>
                <w:rFonts w:ascii="微软雅黑" w:eastAsia="微软雅黑" w:hAnsi="微软雅黑" w:cs="宋体" w:hint="eastAsia"/>
                <w:color w:val="auto"/>
                <w:sz w:val="24"/>
                <w:szCs w:val="24"/>
                <w:shd w:val="clear" w:color="auto" w:fill="FFFFFF"/>
              </w:rPr>
            </w:pPr>
            <w:r>
              <w:rPr>
                <w:rFonts w:ascii="微软雅黑" w:eastAsia="微软雅黑" w:hAnsi="微软雅黑" w:cs="宋体" w:hint="eastAsia"/>
                <w:color w:val="auto"/>
                <w:sz w:val="24"/>
                <w:szCs w:val="24"/>
                <w:shd w:val="clear" w:color="auto" w:fill="FFFFFF"/>
              </w:rPr>
              <w:t>￥：8000</w:t>
            </w:r>
          </w:p>
        </w:tc>
      </w:tr>
    </w:tbl>
    <w:p w14:paraId="65EAA11F" w14:textId="77777777" w:rsidR="00B44750" w:rsidRDefault="00B44750">
      <w:pPr>
        <w:pStyle w:val="a3"/>
        <w:spacing w:before="2" w:line="300" w:lineRule="auto"/>
        <w:rPr>
          <w:rFonts w:hint="eastAsia"/>
          <w:spacing w:val="-2"/>
          <w:sz w:val="24"/>
          <w:szCs w:val="24"/>
          <w:lang w:eastAsia="zh-CN"/>
        </w:rPr>
      </w:pPr>
    </w:p>
    <w:p w14:paraId="75340C35" w14:textId="77777777" w:rsidR="00B44750" w:rsidRDefault="00000000">
      <w:pPr>
        <w:pStyle w:val="a3"/>
        <w:spacing w:before="2" w:line="300" w:lineRule="auto"/>
        <w:ind w:firstLineChars="238" w:firstLine="566"/>
        <w:rPr>
          <w:rFonts w:hint="eastAsia"/>
          <w:spacing w:val="-5"/>
          <w:sz w:val="24"/>
          <w:szCs w:val="24"/>
          <w:lang w:eastAsia="zh-CN"/>
        </w:rPr>
      </w:pPr>
      <w:r>
        <w:rPr>
          <w:rFonts w:hint="eastAsia"/>
          <w:spacing w:val="-2"/>
          <w:sz w:val="24"/>
          <w:szCs w:val="24"/>
          <w:lang w:eastAsia="zh-CN"/>
        </w:rPr>
        <w:t>4.2 乙方在甲方付款后按双方确认的发票类型开具等额合规发票。</w:t>
      </w:r>
    </w:p>
    <w:p w14:paraId="68C5474F" w14:textId="77777777" w:rsidR="00B44750" w:rsidRDefault="00000000">
      <w:pPr>
        <w:pStyle w:val="a3"/>
        <w:spacing w:before="2" w:line="300" w:lineRule="auto"/>
        <w:ind w:leftChars="270" w:left="567"/>
        <w:rPr>
          <w:rFonts w:hint="eastAsia"/>
          <w:spacing w:val="-5"/>
          <w:sz w:val="24"/>
          <w:szCs w:val="24"/>
          <w:lang w:eastAsia="zh-CN"/>
        </w:rPr>
      </w:pPr>
      <w:r>
        <w:rPr>
          <w:rFonts w:hint="eastAsia"/>
          <w:spacing w:val="-5"/>
          <w:sz w:val="24"/>
          <w:szCs w:val="24"/>
          <w:lang w:eastAsia="zh-CN"/>
        </w:rPr>
        <w:t xml:space="preserve">4.3 </w:t>
      </w:r>
      <w:r>
        <w:rPr>
          <w:spacing w:val="-5"/>
          <w:sz w:val="24"/>
          <w:szCs w:val="24"/>
          <w:lang w:eastAsia="zh-CN"/>
        </w:rPr>
        <w:t>乙方收款信息</w:t>
      </w:r>
    </w:p>
    <w:p w14:paraId="734D9DDA" w14:textId="77777777" w:rsidR="00B44750" w:rsidRDefault="00000000">
      <w:pPr>
        <w:pStyle w:val="a3"/>
        <w:tabs>
          <w:tab w:val="left" w:pos="4410"/>
          <w:tab w:val="left" w:pos="5260"/>
          <w:tab w:val="left" w:pos="5460"/>
        </w:tabs>
        <w:spacing w:before="101" w:line="360" w:lineRule="auto"/>
        <w:ind w:leftChars="-1" w:left="-2" w:right="3882" w:firstLineChars="295" w:firstLine="711"/>
        <w:rPr>
          <w:rFonts w:hint="eastAsia"/>
          <w:spacing w:val="1"/>
          <w:sz w:val="24"/>
          <w:szCs w:val="24"/>
          <w:lang w:eastAsia="zh-CN"/>
        </w:rPr>
      </w:pPr>
      <w:r>
        <w:rPr>
          <w:spacing w:val="1"/>
          <w:sz w:val="24"/>
          <w:szCs w:val="24"/>
          <w:lang w:eastAsia="zh-CN"/>
        </w:rPr>
        <w:t>户   名：</w:t>
      </w:r>
      <w:r>
        <w:rPr>
          <w:rFonts w:hint="eastAsia"/>
          <w:spacing w:val="1"/>
          <w:sz w:val="24"/>
          <w:szCs w:val="24"/>
          <w:u w:val="single"/>
          <w:lang w:eastAsia="zh-CN"/>
        </w:rPr>
        <w:t>杭州</w:t>
      </w:r>
      <w:r>
        <w:rPr>
          <w:spacing w:val="1"/>
          <w:sz w:val="24"/>
          <w:szCs w:val="24"/>
          <w:u w:val="single"/>
          <w:lang w:eastAsia="zh-CN"/>
        </w:rPr>
        <w:t>本牛信息技术有限公</w:t>
      </w:r>
      <w:r>
        <w:rPr>
          <w:spacing w:val="1"/>
          <w:sz w:val="24"/>
          <w:szCs w:val="24"/>
          <w:lang w:eastAsia="zh-CN"/>
        </w:rPr>
        <w:t xml:space="preserve">   </w:t>
      </w:r>
    </w:p>
    <w:p w14:paraId="03ADB394" w14:textId="77777777" w:rsidR="00B44750" w:rsidRDefault="00000000">
      <w:pPr>
        <w:pStyle w:val="a3"/>
        <w:tabs>
          <w:tab w:val="left" w:pos="4410"/>
          <w:tab w:val="left" w:pos="5260"/>
          <w:tab w:val="left" w:pos="5460"/>
        </w:tabs>
        <w:spacing w:before="101" w:line="360" w:lineRule="auto"/>
        <w:ind w:left="510" w:right="3882" w:firstLineChars="82" w:firstLine="198"/>
        <w:rPr>
          <w:rFonts w:hint="eastAsia"/>
          <w:spacing w:val="1"/>
          <w:sz w:val="24"/>
          <w:szCs w:val="24"/>
          <w:u w:val="single"/>
          <w:lang w:eastAsia="zh-CN"/>
        </w:rPr>
      </w:pPr>
      <w:r>
        <w:rPr>
          <w:spacing w:val="1"/>
          <w:sz w:val="24"/>
          <w:szCs w:val="24"/>
          <w:lang w:eastAsia="zh-CN"/>
        </w:rPr>
        <w:t>帐   号：</w:t>
      </w:r>
      <w:r>
        <w:rPr>
          <w:rFonts w:hint="eastAsia"/>
          <w:spacing w:val="1"/>
          <w:sz w:val="24"/>
          <w:szCs w:val="24"/>
          <w:u w:val="single"/>
          <w:lang w:eastAsia="zh-CN"/>
        </w:rPr>
        <w:t>19020401040031268</w:t>
      </w:r>
    </w:p>
    <w:p w14:paraId="39CEE026" w14:textId="77777777" w:rsidR="00B44750" w:rsidRDefault="00000000">
      <w:pPr>
        <w:pStyle w:val="a3"/>
        <w:tabs>
          <w:tab w:val="left" w:pos="6100"/>
          <w:tab w:val="left" w:pos="6520"/>
        </w:tabs>
        <w:spacing w:before="101" w:line="360" w:lineRule="auto"/>
        <w:ind w:left="510" w:right="2671" w:firstLineChars="82" w:firstLine="198"/>
        <w:rPr>
          <w:rFonts w:hint="eastAsia"/>
          <w:sz w:val="24"/>
          <w:szCs w:val="24"/>
          <w:lang w:eastAsia="zh-CN"/>
        </w:rPr>
      </w:pPr>
      <w:r>
        <w:rPr>
          <w:spacing w:val="1"/>
          <w:sz w:val="24"/>
          <w:szCs w:val="24"/>
          <w:lang w:eastAsia="zh-CN"/>
        </w:rPr>
        <w:t>开户行：</w:t>
      </w:r>
      <w:r>
        <w:rPr>
          <w:spacing w:val="1"/>
          <w:sz w:val="24"/>
          <w:szCs w:val="24"/>
          <w:u w:val="single"/>
          <w:lang w:eastAsia="zh-CN"/>
        </w:rPr>
        <w:t xml:space="preserve"> </w:t>
      </w:r>
      <w:r>
        <w:rPr>
          <w:rFonts w:hint="eastAsia"/>
          <w:spacing w:val="1"/>
          <w:sz w:val="24"/>
          <w:szCs w:val="24"/>
          <w:u w:val="single"/>
          <w:lang w:eastAsia="zh-CN"/>
        </w:rPr>
        <w:t>中国农业银行杭州杭三路支行</w:t>
      </w:r>
      <w:r>
        <w:rPr>
          <w:spacing w:val="11"/>
          <w:sz w:val="24"/>
          <w:szCs w:val="24"/>
          <w:u w:val="single"/>
          <w:lang w:eastAsia="zh-CN"/>
        </w:rPr>
        <w:t xml:space="preserve"> </w:t>
      </w:r>
      <w:r>
        <w:rPr>
          <w:sz w:val="24"/>
          <w:szCs w:val="24"/>
          <w:lang w:eastAsia="zh-CN"/>
        </w:rPr>
        <w:t xml:space="preserve"> </w:t>
      </w:r>
    </w:p>
    <w:p w14:paraId="5079F229" w14:textId="77777777" w:rsidR="00B44750" w:rsidRDefault="00000000">
      <w:pPr>
        <w:pStyle w:val="a3"/>
        <w:spacing w:before="101" w:line="360" w:lineRule="auto"/>
        <w:ind w:left="510" w:right="3882" w:firstLineChars="23" w:firstLine="55"/>
        <w:rPr>
          <w:rFonts w:hint="eastAsia"/>
          <w:sz w:val="24"/>
          <w:szCs w:val="24"/>
          <w:lang w:eastAsia="zh-CN"/>
        </w:rPr>
      </w:pPr>
      <w:r>
        <w:rPr>
          <w:rFonts w:hint="eastAsia"/>
          <w:spacing w:val="-1"/>
          <w:sz w:val="24"/>
          <w:szCs w:val="24"/>
          <w:lang w:eastAsia="zh-CN"/>
        </w:rPr>
        <w:t>4.</w:t>
      </w:r>
      <w:r>
        <w:rPr>
          <w:spacing w:val="-1"/>
          <w:sz w:val="24"/>
          <w:szCs w:val="24"/>
          <w:lang w:eastAsia="zh-CN"/>
        </w:rPr>
        <w:t>4</w:t>
      </w:r>
      <w:r>
        <w:rPr>
          <w:rFonts w:hint="eastAsia"/>
          <w:spacing w:val="-1"/>
          <w:sz w:val="24"/>
          <w:szCs w:val="24"/>
          <w:lang w:eastAsia="zh-CN"/>
        </w:rPr>
        <w:t xml:space="preserve"> </w:t>
      </w:r>
      <w:r>
        <w:rPr>
          <w:spacing w:val="-1"/>
          <w:sz w:val="24"/>
          <w:szCs w:val="24"/>
          <w:lang w:eastAsia="zh-CN"/>
        </w:rPr>
        <w:t>甲方开票信息</w:t>
      </w:r>
    </w:p>
    <w:p w14:paraId="714BFF5C" w14:textId="77777777" w:rsidR="00B44750" w:rsidRDefault="00000000">
      <w:pPr>
        <w:pStyle w:val="a3"/>
        <w:spacing w:before="7" w:line="359" w:lineRule="auto"/>
        <w:ind w:left="510" w:right="386" w:firstLine="3"/>
        <w:rPr>
          <w:rFonts w:hint="eastAsia"/>
          <w:spacing w:val="2"/>
          <w:sz w:val="24"/>
          <w:szCs w:val="24"/>
          <w:lang w:eastAsia="zh-CN"/>
        </w:rPr>
      </w:pPr>
      <w:r>
        <w:rPr>
          <w:sz w:val="24"/>
          <w:szCs w:val="24"/>
          <w:lang w:eastAsia="zh-CN"/>
        </w:rPr>
        <w:t>单位名称：</w:t>
      </w:r>
      <w:r>
        <w:rPr>
          <w:sz w:val="24"/>
          <w:szCs w:val="24"/>
          <w:u w:val="single"/>
          <w:lang w:eastAsia="zh-CN"/>
        </w:rPr>
        <w:t xml:space="preserve">     南昌凤御美健康产业有限公司                                     </w:t>
      </w:r>
      <w:r>
        <w:rPr>
          <w:spacing w:val="2"/>
          <w:sz w:val="24"/>
          <w:szCs w:val="24"/>
          <w:lang w:eastAsia="zh-CN"/>
        </w:rPr>
        <w:t xml:space="preserve">   </w:t>
      </w:r>
    </w:p>
    <w:p w14:paraId="0B905EEA" w14:textId="77777777" w:rsidR="00B44750" w:rsidRDefault="00000000">
      <w:pPr>
        <w:pStyle w:val="a3"/>
        <w:spacing w:before="7" w:line="359" w:lineRule="auto"/>
        <w:ind w:left="510" w:right="386" w:firstLine="3"/>
        <w:rPr>
          <w:rFonts w:hint="eastAsia"/>
          <w:sz w:val="24"/>
          <w:szCs w:val="24"/>
          <w:lang w:eastAsia="zh-CN"/>
        </w:rPr>
      </w:pPr>
      <w:r>
        <w:rPr>
          <w:sz w:val="24"/>
          <w:szCs w:val="24"/>
          <w:lang w:eastAsia="zh-CN"/>
        </w:rPr>
        <w:t>纳税人识别号：</w:t>
      </w:r>
      <w:r>
        <w:rPr>
          <w:spacing w:val="77"/>
          <w:sz w:val="24"/>
          <w:szCs w:val="24"/>
          <w:u w:val="single"/>
          <w:lang w:eastAsia="zh-CN"/>
        </w:rPr>
        <w:t xml:space="preserve"> </w:t>
      </w:r>
      <w:r>
        <w:rPr>
          <w:sz w:val="24"/>
          <w:szCs w:val="24"/>
          <w:u w:val="single"/>
          <w:lang w:eastAsia="zh-CN"/>
        </w:rPr>
        <w:t xml:space="preserve">91360125MACGCYPP53                                        </w:t>
      </w:r>
      <w:r>
        <w:rPr>
          <w:sz w:val="24"/>
          <w:szCs w:val="24"/>
          <w:lang w:eastAsia="zh-CN"/>
        </w:rPr>
        <w:t xml:space="preserve">  </w:t>
      </w:r>
    </w:p>
    <w:p w14:paraId="3C95FF77" w14:textId="77777777" w:rsidR="00B44750" w:rsidRDefault="00000000">
      <w:pPr>
        <w:pStyle w:val="a3"/>
        <w:spacing w:before="7" w:line="359" w:lineRule="auto"/>
        <w:ind w:left="510" w:right="386" w:firstLine="3"/>
        <w:rPr>
          <w:rFonts w:hint="eastAsia"/>
          <w:sz w:val="24"/>
          <w:szCs w:val="24"/>
          <w:lang w:eastAsia="zh-CN"/>
        </w:rPr>
      </w:pPr>
      <w:r>
        <w:rPr>
          <w:sz w:val="24"/>
          <w:szCs w:val="24"/>
          <w:lang w:eastAsia="zh-CN"/>
        </w:rPr>
        <w:t>地址、电话：</w:t>
      </w:r>
      <w:r>
        <w:rPr>
          <w:sz w:val="24"/>
          <w:szCs w:val="24"/>
          <w:u w:val="single"/>
          <w:lang w:eastAsia="zh-CN"/>
        </w:rPr>
        <w:t xml:space="preserve">江西省南昌市红谷滩区商联中心 B2 栋 3606    </w:t>
      </w:r>
      <w:r>
        <w:rPr>
          <w:spacing w:val="-1"/>
          <w:sz w:val="24"/>
          <w:szCs w:val="24"/>
          <w:u w:val="single"/>
          <w:lang w:eastAsia="zh-CN"/>
        </w:rPr>
        <w:t xml:space="preserve">                </w:t>
      </w:r>
      <w:r>
        <w:rPr>
          <w:sz w:val="24"/>
          <w:szCs w:val="24"/>
          <w:lang w:eastAsia="zh-CN"/>
        </w:rPr>
        <w:t xml:space="preserve"> </w:t>
      </w:r>
    </w:p>
    <w:p w14:paraId="61764481" w14:textId="77777777" w:rsidR="00B44750" w:rsidRDefault="00000000">
      <w:pPr>
        <w:spacing w:line="500"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第五条 </w:t>
      </w:r>
      <w:r>
        <w:rPr>
          <w:rFonts w:ascii="微软雅黑" w:eastAsia="微软雅黑" w:hAnsi="微软雅黑" w:cs="宋体" w:hint="eastAsia"/>
          <w:sz w:val="24"/>
          <w:szCs w:val="24"/>
          <w:lang w:eastAsia="zh-CN"/>
        </w:rPr>
        <w:t>需求变更</w:t>
      </w:r>
    </w:p>
    <w:p w14:paraId="112F059F"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5.1</w:t>
      </w:r>
      <w:r>
        <w:rPr>
          <w:rFonts w:ascii="微软雅黑" w:eastAsia="微软雅黑" w:hAnsi="微软雅黑" w:cs="宋体" w:hint="eastAsia"/>
          <w:sz w:val="24"/>
          <w:szCs w:val="24"/>
          <w:lang w:eastAsia="zh-CN"/>
        </w:rPr>
        <w:t>在执行本合同过程中，如任何一方要求对合同内容及附件中约定的工作内容进行变更时，所有的变更要求都必须以书面形式提交，具体如下：</w:t>
      </w:r>
    </w:p>
    <w:p w14:paraId="53F768CC"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5.1.1</w:t>
      </w:r>
      <w:r>
        <w:rPr>
          <w:rFonts w:ascii="微软雅黑" w:eastAsia="微软雅黑" w:hAnsi="微软雅黑" w:cs="宋体" w:hint="eastAsia"/>
          <w:sz w:val="24"/>
          <w:szCs w:val="24"/>
          <w:lang w:eastAsia="zh-CN"/>
        </w:rPr>
        <w:t>实施过程中甲方每一次需要进行需求变更时，由甲方或乙方的项目负责人整理《需求变更申请表》经双方共同确认后方可实施，确认方式包括但不限于微信确认、书面确认或指定邮箱邮件确认等。乙方不履行甲方口头传达的任何需求变更任务。</w:t>
      </w:r>
    </w:p>
    <w:p w14:paraId="557C3140"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lastRenderedPageBreak/>
        <w:t>5.1.2</w:t>
      </w:r>
      <w:r>
        <w:rPr>
          <w:rFonts w:ascii="微软雅黑" w:eastAsia="微软雅黑" w:hAnsi="微软雅黑" w:cs="宋体" w:hint="eastAsia"/>
          <w:sz w:val="24"/>
          <w:szCs w:val="24"/>
          <w:lang w:eastAsia="zh-CN"/>
        </w:rPr>
        <w:t>甲方对项目的任何变更都可能导致对预定计划、可交付资料或费用的变更。由于甲方对项目变更而导致的项目延期，责任由甲方承担。如对乙方造成损失，乙方有权要求甲方赔偿；</w:t>
      </w:r>
    </w:p>
    <w:p w14:paraId="187A479C"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5.1.3 </w:t>
      </w:r>
      <w:r>
        <w:rPr>
          <w:rFonts w:ascii="微软雅黑" w:eastAsia="微软雅黑" w:hAnsi="微软雅黑" w:cs="宋体" w:hint="eastAsia"/>
          <w:sz w:val="24"/>
          <w:szCs w:val="24"/>
          <w:lang w:eastAsia="zh-CN"/>
        </w:rPr>
        <w:t>若产生新的需求，则按新需求重新评估项目开发时间；</w:t>
      </w:r>
    </w:p>
    <w:p w14:paraId="2619D99B"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5.2  </w:t>
      </w:r>
      <w:r>
        <w:rPr>
          <w:rFonts w:ascii="微软雅黑" w:eastAsia="微软雅黑" w:hAnsi="微软雅黑" w:cs="宋体" w:hint="eastAsia"/>
          <w:sz w:val="24"/>
          <w:szCs w:val="24"/>
          <w:lang w:eastAsia="zh-CN"/>
        </w:rPr>
        <w:t>根据变更要求的范围和复杂程度，甲方应对实现变更要求的工作量支付相应的增加费用。</w:t>
      </w:r>
    </w:p>
    <w:p w14:paraId="48BDD00C"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5.2.1 验收后</w:t>
      </w:r>
      <w:r>
        <w:rPr>
          <w:rFonts w:ascii="微软雅黑" w:eastAsia="微软雅黑" w:hAnsi="微软雅黑" w:cs="宋体" w:hint="eastAsia"/>
          <w:sz w:val="24"/>
          <w:szCs w:val="24"/>
          <w:lang w:eastAsia="zh-CN"/>
        </w:rPr>
        <w:t>乙方收到甲方每一次提交的《需求变更申请表》，则由乙方确定是否接受变更，</w:t>
      </w:r>
      <w:r>
        <w:rPr>
          <w:rFonts w:ascii="微软雅黑" w:eastAsia="微软雅黑" w:hAnsi="微软雅黑" w:cs="宋体"/>
          <w:sz w:val="24"/>
          <w:szCs w:val="24"/>
          <w:lang w:eastAsia="zh-CN"/>
        </w:rPr>
        <w:t>乙方需提供工时评估明细并经甲方确认</w:t>
      </w:r>
      <w:r>
        <w:rPr>
          <w:rFonts w:ascii="微软雅黑" w:eastAsia="微软雅黑" w:hAnsi="微软雅黑" w:cs="宋体" w:hint="eastAsia"/>
          <w:sz w:val="24"/>
          <w:szCs w:val="24"/>
          <w:lang w:eastAsia="zh-CN"/>
        </w:rPr>
        <w:t>，则甲方应按</w:t>
      </w:r>
      <w:r>
        <w:rPr>
          <w:rFonts w:ascii="微软雅黑" w:eastAsia="微软雅黑" w:hAnsi="微软雅黑" w:hint="eastAsia"/>
          <w:sz w:val="24"/>
          <w:szCs w:val="24"/>
          <w:lang w:eastAsia="zh-CN"/>
        </w:rPr>
        <w:t>1500</w:t>
      </w:r>
      <w:r>
        <w:rPr>
          <w:rFonts w:ascii="微软雅黑" w:eastAsia="微软雅黑" w:hAnsi="微软雅黑" w:cs="宋体" w:hint="eastAsia"/>
          <w:sz w:val="24"/>
          <w:szCs w:val="24"/>
          <w:lang w:eastAsia="zh-CN"/>
        </w:rPr>
        <w:t>元</w:t>
      </w:r>
      <w:r>
        <w:rPr>
          <w:rFonts w:ascii="微软雅黑" w:eastAsia="微软雅黑" w:hAnsi="微软雅黑" w:hint="eastAsia"/>
          <w:sz w:val="24"/>
          <w:szCs w:val="24"/>
          <w:lang w:eastAsia="zh-CN"/>
        </w:rPr>
        <w:t>/</w:t>
      </w:r>
      <w:r>
        <w:rPr>
          <w:rFonts w:ascii="微软雅黑" w:eastAsia="微软雅黑" w:hAnsi="微软雅黑" w:cs="宋体" w:hint="eastAsia"/>
          <w:sz w:val="24"/>
          <w:szCs w:val="24"/>
          <w:lang w:eastAsia="zh-CN"/>
        </w:rPr>
        <w:t>人</w:t>
      </w:r>
      <w:r>
        <w:rPr>
          <w:rFonts w:ascii="微软雅黑" w:eastAsia="微软雅黑" w:hAnsi="微软雅黑" w:hint="eastAsia"/>
          <w:sz w:val="24"/>
          <w:szCs w:val="24"/>
          <w:lang w:eastAsia="zh-CN"/>
        </w:rPr>
        <w:t>/</w:t>
      </w:r>
      <w:r>
        <w:rPr>
          <w:rFonts w:ascii="微软雅黑" w:eastAsia="微软雅黑" w:hAnsi="微软雅黑" w:cs="宋体" w:hint="eastAsia"/>
          <w:sz w:val="24"/>
          <w:szCs w:val="24"/>
          <w:lang w:eastAsia="zh-CN"/>
        </w:rPr>
        <w:t>工作日收费标准支付相应修改费用，同时合同约定的交付期限将自动顺延对应需求变更天数，否则乙方有权按本合同原约定进行交付验收。</w:t>
      </w:r>
    </w:p>
    <w:p w14:paraId="34E333CD"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5.3</w:t>
      </w:r>
      <w:r>
        <w:rPr>
          <w:rFonts w:ascii="微软雅黑" w:eastAsia="微软雅黑" w:hAnsi="微软雅黑" w:cs="宋体" w:hint="eastAsia"/>
          <w:sz w:val="24"/>
          <w:szCs w:val="24"/>
          <w:lang w:eastAsia="zh-CN"/>
        </w:rPr>
        <w:t>对甲方提出的变更要求达成一致后，双方需以书面形式签订相关补充协议确保双方利益。</w:t>
      </w:r>
      <w:r>
        <w:rPr>
          <w:rFonts w:ascii="微软雅黑" w:eastAsia="微软雅黑" w:hAnsi="微软雅黑" w:hint="eastAsia"/>
          <w:sz w:val="24"/>
          <w:szCs w:val="24"/>
          <w:lang w:eastAsia="zh-CN"/>
        </w:rPr>
        <w:t xml:space="preserve"> </w:t>
      </w:r>
    </w:p>
    <w:p w14:paraId="0B471857" w14:textId="77777777" w:rsidR="00B44750" w:rsidRDefault="00B44750">
      <w:pPr>
        <w:spacing w:line="500" w:lineRule="exact"/>
        <w:ind w:leftChars="270" w:left="567"/>
        <w:rPr>
          <w:rFonts w:ascii="微软雅黑" w:eastAsia="微软雅黑" w:hAnsi="微软雅黑" w:hint="eastAsia"/>
          <w:sz w:val="24"/>
          <w:szCs w:val="24"/>
          <w:highlight w:val="yellow"/>
          <w:lang w:eastAsia="zh-CN"/>
        </w:rPr>
      </w:pPr>
    </w:p>
    <w:p w14:paraId="417D856A" w14:textId="77777777" w:rsidR="00B44750" w:rsidRDefault="00000000">
      <w:pPr>
        <w:pStyle w:val="10"/>
        <w:numPr>
          <w:ilvl w:val="255"/>
          <w:numId w:val="0"/>
        </w:numPr>
        <w:ind w:firstLineChars="200" w:firstLine="480"/>
        <w:outlineLvl w:val="0"/>
        <w:rPr>
          <w:rFonts w:ascii="微软雅黑" w:eastAsia="微软雅黑" w:hAnsi="微软雅黑" w:hint="eastAsia"/>
          <w:color w:val="auto"/>
          <w:sz w:val="24"/>
          <w:szCs w:val="24"/>
          <w:lang w:eastAsia="zh-TW"/>
        </w:rPr>
      </w:pPr>
      <w:r>
        <w:rPr>
          <w:rFonts w:ascii="微软雅黑" w:eastAsia="微软雅黑" w:hAnsi="微软雅黑" w:hint="eastAsia"/>
          <w:color w:val="auto"/>
          <w:sz w:val="24"/>
          <w:szCs w:val="24"/>
          <w:lang w:val="zh-TW" w:eastAsia="zh-TW"/>
        </w:rPr>
        <w:t>第六条</w:t>
      </w:r>
      <w:r>
        <w:rPr>
          <w:rFonts w:ascii="微软雅黑" w:eastAsia="微软雅黑" w:hAnsi="微软雅黑" w:hint="eastAsia"/>
          <w:color w:val="auto"/>
          <w:sz w:val="24"/>
          <w:szCs w:val="24"/>
          <w:lang w:val="zh-TW"/>
        </w:rPr>
        <w:t xml:space="preserve"> </w:t>
      </w:r>
      <w:r>
        <w:rPr>
          <w:rFonts w:ascii="微软雅黑" w:eastAsia="微软雅黑" w:hAnsi="微软雅黑" w:hint="eastAsia"/>
          <w:color w:val="auto"/>
          <w:sz w:val="24"/>
          <w:szCs w:val="24"/>
          <w:lang w:val="zh-TW" w:eastAsia="zh-TW"/>
        </w:rPr>
        <w:t>项目的测试和验收</w:t>
      </w:r>
    </w:p>
    <w:p w14:paraId="07741C1D" w14:textId="77777777" w:rsidR="00B44750" w:rsidRDefault="00000000">
      <w:pPr>
        <w:pStyle w:val="10"/>
        <w:numPr>
          <w:ilvl w:val="255"/>
          <w:numId w:val="0"/>
        </w:numPr>
        <w:tabs>
          <w:tab w:val="left" w:pos="397"/>
        </w:tabs>
        <w:ind w:firstLineChars="202" w:firstLine="485"/>
        <w:jc w:val="left"/>
        <w:rPr>
          <w:rFonts w:ascii="微软雅黑" w:eastAsia="微软雅黑" w:hAnsi="微软雅黑" w:hint="eastAsia"/>
          <w:color w:val="auto"/>
          <w:sz w:val="24"/>
          <w:szCs w:val="24"/>
          <w:lang w:eastAsia="zh-TW"/>
        </w:rPr>
      </w:pPr>
      <w:r>
        <w:rPr>
          <w:rFonts w:ascii="微软雅黑" w:eastAsia="微软雅黑" w:hAnsi="微软雅黑" w:hint="eastAsia"/>
          <w:color w:val="auto"/>
          <w:sz w:val="24"/>
          <w:szCs w:val="24"/>
        </w:rPr>
        <w:t>6.1乙方在收到甲方支付的最后一笔合同款项时，一次性向甲方提供：</w:t>
      </w:r>
    </w:p>
    <w:p w14:paraId="0C672788" w14:textId="77777777" w:rsidR="00B44750" w:rsidRDefault="00000000">
      <w:pPr>
        <w:pStyle w:val="10"/>
        <w:numPr>
          <w:ilvl w:val="0"/>
          <w:numId w:val="1"/>
        </w:numPr>
        <w:tabs>
          <w:tab w:val="left" w:pos="397"/>
        </w:tabs>
        <w:spacing w:line="500" w:lineRule="exact"/>
        <w:jc w:val="left"/>
        <w:rPr>
          <w:rFonts w:ascii="微软雅黑" w:eastAsia="微软雅黑" w:hAnsi="微软雅黑" w:hint="eastAsia"/>
          <w:color w:val="auto"/>
          <w:sz w:val="24"/>
          <w:szCs w:val="24"/>
        </w:rPr>
      </w:pPr>
      <w:r>
        <w:rPr>
          <w:rFonts w:ascii="微软雅黑" w:eastAsia="微软雅黑" w:hAnsi="微软雅黑" w:hint="eastAsia"/>
          <w:color w:val="auto"/>
          <w:sz w:val="24"/>
          <w:szCs w:val="24"/>
        </w:rPr>
        <w:t>该合同的对应的软件系统</w:t>
      </w:r>
    </w:p>
    <w:p w14:paraId="6C643936" w14:textId="77777777" w:rsidR="00B44750" w:rsidRDefault="00000000">
      <w:pPr>
        <w:pStyle w:val="10"/>
        <w:numPr>
          <w:ilvl w:val="0"/>
          <w:numId w:val="1"/>
        </w:numPr>
        <w:tabs>
          <w:tab w:val="left" w:pos="397"/>
        </w:tabs>
        <w:spacing w:line="500" w:lineRule="exact"/>
        <w:jc w:val="left"/>
        <w:rPr>
          <w:rFonts w:ascii="微软雅黑" w:eastAsia="微软雅黑" w:hAnsi="微软雅黑" w:hint="eastAsia"/>
          <w:color w:val="auto"/>
          <w:sz w:val="24"/>
          <w:szCs w:val="24"/>
          <w:lang w:eastAsia="zh-TW"/>
        </w:rPr>
      </w:pPr>
      <w:r>
        <w:rPr>
          <w:rFonts w:ascii="微软雅黑" w:eastAsia="微软雅黑" w:hAnsi="微软雅黑" w:hint="eastAsia"/>
          <w:color w:val="auto"/>
          <w:sz w:val="24"/>
          <w:szCs w:val="24"/>
        </w:rPr>
        <w:t>相关的账号密码</w:t>
      </w:r>
    </w:p>
    <w:p w14:paraId="5BF3BE48" w14:textId="77777777" w:rsidR="00B44750" w:rsidRDefault="00000000">
      <w:pPr>
        <w:pStyle w:val="10"/>
        <w:tabs>
          <w:tab w:val="left" w:pos="454"/>
        </w:tabs>
        <w:ind w:firstLineChars="202" w:firstLine="485"/>
        <w:rPr>
          <w:rFonts w:ascii="微软雅黑" w:eastAsia="微软雅黑" w:hAnsi="微软雅黑" w:hint="eastAsia"/>
          <w:color w:val="auto"/>
          <w:sz w:val="24"/>
          <w:szCs w:val="24"/>
        </w:rPr>
      </w:pPr>
      <w:r>
        <w:rPr>
          <w:rFonts w:ascii="微软雅黑" w:eastAsia="微软雅黑" w:hAnsi="微软雅黑" w:hint="eastAsia"/>
          <w:color w:val="auto"/>
          <w:sz w:val="24"/>
          <w:szCs w:val="24"/>
        </w:rPr>
        <w:t>6.2验收标准以详见项目开发功能清单等附件为准，如有需求变更则以需求变更文档为准。若甲方提出异议，乙方在合同约定履行范围内及时对甲方作出回应。若该合同初始需求未能满足时，则按甲乙双方重新约定的时间进行优化更改；若该合同中途变更或新增的需求时，则由乙方进行需求评估后按本合同5.2进行处理。</w:t>
      </w:r>
    </w:p>
    <w:p w14:paraId="30D7BF20" w14:textId="77777777" w:rsidR="00B44750" w:rsidRDefault="00000000">
      <w:pPr>
        <w:pStyle w:val="10"/>
        <w:tabs>
          <w:tab w:val="left" w:pos="454"/>
        </w:tabs>
        <w:ind w:firstLineChars="202" w:firstLine="485"/>
        <w:rPr>
          <w:rFonts w:ascii="微软雅黑" w:eastAsia="微软雅黑" w:hAnsi="微软雅黑" w:hint="eastAsia"/>
          <w:color w:val="auto"/>
          <w:sz w:val="24"/>
          <w:szCs w:val="24"/>
        </w:rPr>
      </w:pPr>
      <w:r>
        <w:rPr>
          <w:rFonts w:ascii="微软雅黑" w:eastAsia="微软雅黑" w:hAnsi="微软雅黑" w:hint="eastAsia"/>
          <w:color w:val="auto"/>
          <w:sz w:val="24"/>
          <w:szCs w:val="24"/>
        </w:rPr>
        <w:t>6.3甲方应在乙方提交项目成果之日起7日内完成验收并进行书面确认，若甲方超过7日以要求修改或不予答复等任何理由拒绝对项目签署书面验收确认函的，则在乙方向甲方提交验收的第8日视为甲方完成验收确认完成。</w:t>
      </w:r>
    </w:p>
    <w:p w14:paraId="5FCC08D6" w14:textId="77777777" w:rsidR="00B44750" w:rsidRDefault="00000000">
      <w:pPr>
        <w:pStyle w:val="10"/>
        <w:numPr>
          <w:ilvl w:val="255"/>
          <w:numId w:val="0"/>
        </w:numPr>
        <w:tabs>
          <w:tab w:val="left" w:pos="397"/>
        </w:tabs>
        <w:ind w:firstLineChars="202" w:firstLine="485"/>
        <w:rPr>
          <w:rFonts w:ascii="微软雅黑" w:eastAsia="微软雅黑" w:hAnsi="微软雅黑" w:hint="eastAsia"/>
          <w:color w:val="auto"/>
          <w:sz w:val="24"/>
          <w:szCs w:val="24"/>
        </w:rPr>
      </w:pPr>
      <w:r>
        <w:rPr>
          <w:rFonts w:ascii="微软雅黑" w:eastAsia="微软雅黑" w:hAnsi="微软雅黑" w:hint="eastAsia"/>
          <w:color w:val="auto"/>
          <w:sz w:val="24"/>
          <w:szCs w:val="24"/>
        </w:rPr>
        <w:lastRenderedPageBreak/>
        <w:t>6.4乙方提交甲方验收后，甲方应依4.2条和6.3条约定按时完成尾款支付，若甲方延迟支付尾款，则乙方有权单方立即解除技术服务（包括但不限于关闭系统，下架相关应用等），并要求甲方赔偿因此造成的乙方损失，若甲方需继续开通服务，还需支付重新开启的费用及18.2条约定的延期支付滞纳金。</w:t>
      </w:r>
    </w:p>
    <w:p w14:paraId="317BEE42" w14:textId="77777777" w:rsidR="00B44750" w:rsidRDefault="00000000">
      <w:pPr>
        <w:pStyle w:val="10"/>
        <w:numPr>
          <w:ilvl w:val="255"/>
          <w:numId w:val="0"/>
        </w:numPr>
        <w:tabs>
          <w:tab w:val="left" w:pos="397"/>
        </w:tabs>
        <w:ind w:firstLineChars="202" w:firstLine="485"/>
        <w:rPr>
          <w:rFonts w:ascii="微软雅黑" w:eastAsia="微软雅黑" w:hAnsi="微软雅黑" w:hint="eastAsia"/>
          <w:color w:val="auto"/>
          <w:sz w:val="24"/>
          <w:szCs w:val="24"/>
        </w:rPr>
      </w:pPr>
      <w:r>
        <w:rPr>
          <w:rFonts w:ascii="微软雅黑" w:eastAsia="微软雅黑" w:hAnsi="微软雅黑" w:hint="eastAsia"/>
          <w:color w:val="auto"/>
          <w:sz w:val="24"/>
          <w:szCs w:val="24"/>
        </w:rPr>
        <w:t>6</w:t>
      </w:r>
      <w:r>
        <w:rPr>
          <w:rFonts w:ascii="微软雅黑" w:eastAsia="微软雅黑" w:hAnsi="微软雅黑"/>
          <w:color w:val="auto"/>
          <w:sz w:val="24"/>
          <w:szCs w:val="24"/>
        </w:rPr>
        <w:t>.5验收方式：甲方需在乙方提供的测试服务器上进行</w:t>
      </w:r>
      <w:r>
        <w:rPr>
          <w:rFonts w:ascii="微软雅黑" w:eastAsia="微软雅黑" w:hAnsi="微软雅黑" w:hint="eastAsia"/>
          <w:color w:val="auto"/>
          <w:sz w:val="24"/>
          <w:szCs w:val="24"/>
          <w:lang w:eastAsia="zh-Hans"/>
        </w:rPr>
        <w:t>测试与</w:t>
      </w:r>
      <w:r>
        <w:rPr>
          <w:rFonts w:ascii="微软雅黑" w:eastAsia="微软雅黑" w:hAnsi="微软雅黑"/>
          <w:color w:val="auto"/>
          <w:sz w:val="24"/>
          <w:szCs w:val="24"/>
        </w:rPr>
        <w:t>验收，验收确认后</w:t>
      </w:r>
      <w:r>
        <w:rPr>
          <w:rFonts w:ascii="微软雅黑" w:eastAsia="微软雅黑" w:hAnsi="微软雅黑" w:hint="eastAsia"/>
          <w:color w:val="auto"/>
          <w:sz w:val="24"/>
          <w:szCs w:val="24"/>
          <w:lang w:eastAsia="zh-Hans"/>
        </w:rPr>
        <w:t>签署验收函，乙</w:t>
      </w:r>
      <w:r>
        <w:rPr>
          <w:rFonts w:ascii="微软雅黑" w:eastAsia="微软雅黑" w:hAnsi="微软雅黑"/>
          <w:color w:val="auto"/>
          <w:sz w:val="24"/>
          <w:szCs w:val="24"/>
        </w:rPr>
        <w:t>方</w:t>
      </w:r>
      <w:r>
        <w:rPr>
          <w:rFonts w:ascii="微软雅黑" w:eastAsia="微软雅黑" w:hAnsi="微软雅黑" w:hint="eastAsia"/>
          <w:color w:val="auto"/>
          <w:sz w:val="24"/>
          <w:szCs w:val="24"/>
          <w:lang w:eastAsia="zh-Hans"/>
        </w:rPr>
        <w:t>才部署至正式环境</w:t>
      </w:r>
      <w:r>
        <w:rPr>
          <w:rFonts w:ascii="微软雅黑" w:eastAsia="微软雅黑" w:hAnsi="微软雅黑"/>
          <w:color w:val="auto"/>
          <w:sz w:val="24"/>
          <w:szCs w:val="24"/>
        </w:rPr>
        <w:t>进行上线。</w:t>
      </w:r>
    </w:p>
    <w:p w14:paraId="7A701EC2" w14:textId="77777777" w:rsidR="00B44750" w:rsidRDefault="00B44750">
      <w:pPr>
        <w:spacing w:line="500" w:lineRule="exact"/>
        <w:rPr>
          <w:rFonts w:ascii="微软雅黑" w:eastAsia="微软雅黑" w:hAnsi="微软雅黑" w:hint="eastAsia"/>
          <w:sz w:val="24"/>
          <w:szCs w:val="24"/>
          <w:lang w:eastAsia="zh-CN"/>
        </w:rPr>
      </w:pPr>
    </w:p>
    <w:p w14:paraId="3A58EEF0" w14:textId="77777777" w:rsidR="00B44750" w:rsidRDefault="00000000">
      <w:pPr>
        <w:spacing w:line="500" w:lineRule="exact"/>
        <w:ind w:firstLineChars="211" w:firstLine="494"/>
        <w:outlineLvl w:val="0"/>
        <w:rPr>
          <w:rFonts w:ascii="微软雅黑" w:eastAsia="微软雅黑" w:hAnsi="微软雅黑" w:hint="eastAsia"/>
          <w:sz w:val="24"/>
          <w:szCs w:val="24"/>
          <w:u w:val="single"/>
          <w:lang w:eastAsia="zh-CN"/>
        </w:rPr>
      </w:pPr>
      <w:r>
        <w:rPr>
          <w:rFonts w:ascii="微软雅黑" w:eastAsia="微软雅黑" w:hAnsi="微软雅黑" w:hint="eastAsia"/>
          <w:spacing w:val="-6"/>
          <w:sz w:val="24"/>
          <w:szCs w:val="24"/>
          <w:lang w:eastAsia="zh-CN"/>
        </w:rPr>
        <w:t>第七条</w:t>
      </w:r>
      <w:r>
        <w:rPr>
          <w:rFonts w:ascii="微软雅黑" w:eastAsia="微软雅黑" w:hAnsi="微软雅黑" w:hint="eastAsia"/>
          <w:sz w:val="24"/>
          <w:szCs w:val="24"/>
          <w:lang w:eastAsia="zh-CN"/>
        </w:rPr>
        <w:t xml:space="preserve">  </w:t>
      </w:r>
      <w:r>
        <w:rPr>
          <w:rFonts w:ascii="微软雅黑" w:eastAsia="微软雅黑" w:hAnsi="微软雅黑" w:cs="宋体" w:hint="eastAsia"/>
          <w:sz w:val="24"/>
          <w:szCs w:val="24"/>
          <w:lang w:eastAsia="zh-CN"/>
        </w:rPr>
        <w:t>在本合同履行中，因出现在现有技术水平和条件下难以克服的技术困难，导致研究开发失败或部分失败，并造成一方或双方损失的，双方按如下约定承担风险损失</w:t>
      </w:r>
    </w:p>
    <w:p w14:paraId="00D34DC6" w14:textId="77777777" w:rsidR="00B44750" w:rsidRDefault="00000000">
      <w:pPr>
        <w:spacing w:line="500" w:lineRule="exact"/>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    </w:t>
      </w:r>
      <w:r>
        <w:rPr>
          <w:rFonts w:ascii="微软雅黑" w:eastAsia="微软雅黑" w:hAnsi="微软雅黑" w:cs="宋体" w:hint="eastAsia"/>
          <w:sz w:val="24"/>
          <w:szCs w:val="24"/>
          <w:lang w:eastAsia="zh-CN"/>
        </w:rPr>
        <w:t>双方确定，本合同项目的技术风险按双方商议的方式认定。认定技术风险的基本内容应当包括技术风险的存在、范围、程度及损失大小等。</w:t>
      </w:r>
    </w:p>
    <w:p w14:paraId="455B5D93" w14:textId="77777777" w:rsidR="00B44750" w:rsidRDefault="00000000">
      <w:pPr>
        <w:spacing w:line="500" w:lineRule="exact"/>
        <w:rPr>
          <w:rFonts w:ascii="微软雅黑" w:eastAsia="微软雅黑" w:hAnsi="微软雅黑" w:hint="eastAsia"/>
          <w:sz w:val="24"/>
          <w:szCs w:val="24"/>
          <w:lang w:eastAsia="zh-CN"/>
        </w:rPr>
      </w:pPr>
      <w:r>
        <w:rPr>
          <w:rFonts w:ascii="微软雅黑" w:eastAsia="微软雅黑" w:hAnsi="微软雅黑" w:cs="宋体" w:hint="eastAsia"/>
          <w:sz w:val="24"/>
          <w:szCs w:val="24"/>
          <w:lang w:eastAsia="zh-CN"/>
        </w:rPr>
        <w:t>认定技术风险的基本条件是：</w:t>
      </w:r>
    </w:p>
    <w:p w14:paraId="5D21B688" w14:textId="77777777" w:rsidR="00B44750" w:rsidRDefault="00000000">
      <w:pPr>
        <w:spacing w:line="500" w:lineRule="exact"/>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     1</w:t>
      </w:r>
      <w:r>
        <w:rPr>
          <w:rFonts w:ascii="微软雅黑" w:eastAsia="微软雅黑" w:hAnsi="微软雅黑" w:cs="宋体" w:hint="eastAsia"/>
          <w:sz w:val="24"/>
          <w:szCs w:val="24"/>
          <w:lang w:eastAsia="zh-CN"/>
        </w:rPr>
        <w:t>．</w:t>
      </w:r>
      <w:r>
        <w:rPr>
          <w:rFonts w:ascii="微软雅黑" w:eastAsia="微软雅黑" w:hAnsi="微软雅黑" w:hint="eastAsia"/>
          <w:sz w:val="24"/>
          <w:szCs w:val="24"/>
          <w:lang w:eastAsia="zh-CN"/>
        </w:rPr>
        <w:t xml:space="preserve"> </w:t>
      </w:r>
      <w:r>
        <w:rPr>
          <w:rFonts w:ascii="微软雅黑" w:eastAsia="微软雅黑" w:hAnsi="微软雅黑" w:cs="宋体" w:hint="eastAsia"/>
          <w:sz w:val="24"/>
          <w:szCs w:val="24"/>
          <w:lang w:eastAsia="zh-CN"/>
        </w:rPr>
        <w:t>本合同项目在现有技术水平条件下具有足够的难度；</w:t>
      </w:r>
    </w:p>
    <w:p w14:paraId="71645472" w14:textId="77777777" w:rsidR="00B44750" w:rsidRDefault="00000000">
      <w:pPr>
        <w:spacing w:line="500" w:lineRule="exact"/>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     2</w:t>
      </w:r>
      <w:r>
        <w:rPr>
          <w:rFonts w:ascii="微软雅黑" w:eastAsia="微软雅黑" w:hAnsi="微软雅黑" w:cs="宋体" w:hint="eastAsia"/>
          <w:sz w:val="24"/>
          <w:szCs w:val="24"/>
          <w:lang w:eastAsia="zh-CN"/>
        </w:rPr>
        <w:t>．</w:t>
      </w:r>
      <w:r>
        <w:rPr>
          <w:rFonts w:ascii="微软雅黑" w:eastAsia="微软雅黑" w:hAnsi="微软雅黑" w:hint="eastAsia"/>
          <w:sz w:val="24"/>
          <w:szCs w:val="24"/>
          <w:lang w:eastAsia="zh-CN"/>
        </w:rPr>
        <w:t xml:space="preserve"> </w:t>
      </w:r>
      <w:r>
        <w:rPr>
          <w:rFonts w:ascii="微软雅黑" w:eastAsia="微软雅黑" w:hAnsi="微软雅黑" w:cs="宋体" w:hint="eastAsia"/>
          <w:sz w:val="24"/>
          <w:szCs w:val="24"/>
          <w:lang w:eastAsia="zh-CN"/>
        </w:rPr>
        <w:t>乙方在主观上无过错且经认定研究开发失败为合理的失败。</w:t>
      </w:r>
    </w:p>
    <w:p w14:paraId="31089FD6"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cs="宋体" w:hint="eastAsia"/>
          <w:sz w:val="24"/>
          <w:szCs w:val="24"/>
          <w:lang w:eastAsia="zh-CN"/>
        </w:rPr>
        <w:t>一方发现技术风险存在并有可能致使研究开发失败或部分失败的情形时，应当在</w:t>
      </w:r>
      <w:r>
        <w:rPr>
          <w:rFonts w:ascii="微软雅黑" w:eastAsia="微软雅黑" w:hAnsi="微软雅黑" w:hint="eastAsia"/>
          <w:sz w:val="24"/>
          <w:szCs w:val="24"/>
          <w:u w:val="single"/>
          <w:lang w:eastAsia="zh-CN"/>
        </w:rPr>
        <w:t xml:space="preserve">  2  </w:t>
      </w:r>
      <w:r>
        <w:rPr>
          <w:rFonts w:ascii="微软雅黑" w:eastAsia="微软雅黑" w:hAnsi="微软雅黑" w:cs="宋体" w:hint="eastAsia"/>
          <w:sz w:val="24"/>
          <w:szCs w:val="24"/>
          <w:lang w:eastAsia="zh-CN"/>
        </w:rPr>
        <w:t>日内通知另一方并采取适当措施减少损失。逾期未通知并未采取适当措施而致使损失扩大的，应当就扩大的损失承担赔偿责任。</w:t>
      </w:r>
    </w:p>
    <w:p w14:paraId="32E8A97D" w14:textId="77777777" w:rsidR="00B44750" w:rsidRDefault="00B44750">
      <w:pPr>
        <w:spacing w:line="500" w:lineRule="exact"/>
        <w:rPr>
          <w:rFonts w:ascii="微软雅黑" w:eastAsia="微软雅黑" w:hAnsi="微软雅黑" w:hint="eastAsia"/>
          <w:sz w:val="24"/>
          <w:szCs w:val="24"/>
          <w:lang w:eastAsia="zh-CN"/>
        </w:rPr>
      </w:pPr>
    </w:p>
    <w:p w14:paraId="22BAE499" w14:textId="77777777" w:rsidR="00B44750" w:rsidRDefault="00000000">
      <w:pPr>
        <w:spacing w:line="500" w:lineRule="exact"/>
        <w:ind w:firstLineChars="200" w:firstLine="468"/>
        <w:outlineLvl w:val="0"/>
        <w:rPr>
          <w:rFonts w:ascii="微软雅黑" w:eastAsia="微软雅黑" w:hAnsi="微软雅黑" w:hint="eastAsia"/>
          <w:sz w:val="24"/>
          <w:szCs w:val="24"/>
          <w:lang w:eastAsia="zh-CN"/>
        </w:rPr>
      </w:pPr>
      <w:r>
        <w:rPr>
          <w:rFonts w:ascii="微软雅黑" w:eastAsia="微软雅黑" w:hAnsi="微软雅黑" w:hint="eastAsia"/>
          <w:spacing w:val="-6"/>
          <w:sz w:val="24"/>
          <w:szCs w:val="24"/>
          <w:lang w:eastAsia="zh-CN"/>
        </w:rPr>
        <w:t>第八条</w:t>
      </w:r>
      <w:r>
        <w:rPr>
          <w:rFonts w:ascii="微软雅黑" w:eastAsia="微软雅黑" w:hAnsi="微软雅黑" w:hint="eastAsia"/>
          <w:sz w:val="24"/>
          <w:szCs w:val="24"/>
          <w:lang w:eastAsia="zh-CN"/>
        </w:rPr>
        <w:t xml:space="preserve"> </w:t>
      </w:r>
      <w:r>
        <w:rPr>
          <w:rFonts w:ascii="微软雅黑" w:eastAsia="微软雅黑" w:hAnsi="微软雅黑" w:cs="宋体" w:hint="eastAsia"/>
          <w:sz w:val="24"/>
          <w:szCs w:val="24"/>
          <w:lang w:eastAsia="zh-CN"/>
        </w:rPr>
        <w:t>甲方义务</w:t>
      </w:r>
    </w:p>
    <w:p w14:paraId="76E0804B" w14:textId="77777777" w:rsidR="00B44750" w:rsidRDefault="00000000">
      <w:pPr>
        <w:spacing w:line="500" w:lineRule="exact"/>
        <w:ind w:firstLineChars="250" w:firstLine="60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8.1甲方负责向乙方配合提供项目所需的业务资料、组织和人员数据、小程序主体/AppID、测试账号、第三方协调及开发环境。甲方保证其提供的信息、数据、接口和素材具有合法来源，不侵犯第三方权益。</w:t>
      </w:r>
    </w:p>
    <w:p w14:paraId="1DA6BEB9" w14:textId="77777777" w:rsidR="00B44750" w:rsidRDefault="00000000">
      <w:pPr>
        <w:spacing w:line="500" w:lineRule="exact"/>
        <w:ind w:firstLineChars="250" w:firstLine="60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8.2</w:t>
      </w:r>
      <w:r>
        <w:rPr>
          <w:rFonts w:ascii="微软雅黑" w:eastAsia="微软雅黑" w:hAnsi="微软雅黑" w:cs="宋体" w:hint="eastAsia"/>
          <w:sz w:val="24"/>
          <w:szCs w:val="24"/>
          <w:lang w:eastAsia="zh-CN"/>
        </w:rPr>
        <w:t>甲方应按期验收开发成果，对于符合验收标准的，按期接受可交付成果物，甲方自接收到乙方提交的验收申请之日起</w:t>
      </w:r>
      <w:r>
        <w:rPr>
          <w:rFonts w:ascii="微软雅黑" w:eastAsia="微软雅黑" w:hAnsi="微软雅黑" w:hint="eastAsia"/>
          <w:sz w:val="24"/>
          <w:szCs w:val="24"/>
          <w:lang w:eastAsia="zh-CN"/>
        </w:rPr>
        <w:t>7</w:t>
      </w:r>
      <w:r>
        <w:rPr>
          <w:rFonts w:ascii="微软雅黑" w:eastAsia="微软雅黑" w:hAnsi="微软雅黑" w:cs="宋体" w:hint="eastAsia"/>
          <w:sz w:val="24"/>
          <w:szCs w:val="24"/>
          <w:lang w:eastAsia="zh-CN"/>
        </w:rPr>
        <w:t>个自然日未书面通知乙方的，视为甲方已验收合格。</w:t>
      </w:r>
    </w:p>
    <w:p w14:paraId="20EF9441" w14:textId="77777777" w:rsidR="00B44750" w:rsidRDefault="00000000">
      <w:pPr>
        <w:spacing w:line="500" w:lineRule="exact"/>
        <w:ind w:firstLineChars="250" w:firstLine="60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lastRenderedPageBreak/>
        <w:t>8.3</w:t>
      </w:r>
      <w:r>
        <w:rPr>
          <w:rFonts w:ascii="微软雅黑" w:eastAsia="微软雅黑" w:hAnsi="微软雅黑" w:cs="宋体" w:hint="eastAsia"/>
          <w:sz w:val="24"/>
          <w:szCs w:val="24"/>
          <w:lang w:eastAsia="zh-CN"/>
        </w:rPr>
        <w:t>履行本合同应遵守的保密义务</w:t>
      </w:r>
    </w:p>
    <w:p w14:paraId="22173B4F" w14:textId="77777777" w:rsidR="00B44750" w:rsidRDefault="00000000">
      <w:pPr>
        <w:pStyle w:val="a8"/>
        <w:numPr>
          <w:ilvl w:val="0"/>
          <w:numId w:val="2"/>
        </w:numPr>
        <w:spacing w:line="500" w:lineRule="exact"/>
        <w:ind w:firstLineChars="0"/>
        <w:rPr>
          <w:rFonts w:ascii="微软雅黑" w:eastAsia="微软雅黑" w:hAnsi="微软雅黑" w:hint="eastAsia"/>
          <w:sz w:val="24"/>
          <w:szCs w:val="24"/>
          <w:u w:val="single"/>
        </w:rPr>
      </w:pPr>
      <w:r>
        <w:rPr>
          <w:rFonts w:ascii="微软雅黑" w:eastAsia="微软雅黑" w:hAnsi="微软雅黑" w:hint="eastAsia"/>
          <w:sz w:val="24"/>
          <w:szCs w:val="24"/>
        </w:rPr>
        <w:t>保密内容:甲方保证其自身和甲方员工对在履行本合同过程中（包括但不限于系统交付和合同服务提供过程中）接触到的有关乙方的人事、经营、管理、财务、客户、业务及其它有关事项的一切资料、文件、材料、信息（以下简称“乙方保密信息”）予以保密。非经乙方书面同意，甲方不得将前述乙方保密信息披露给任何的第三方，也不得将乙方保密信息用作与本合同之履行无关的其他用途。</w:t>
      </w:r>
    </w:p>
    <w:p w14:paraId="704B1A4A" w14:textId="77777777" w:rsidR="00B44750" w:rsidRDefault="00000000">
      <w:pPr>
        <w:pStyle w:val="a8"/>
        <w:numPr>
          <w:ilvl w:val="0"/>
          <w:numId w:val="2"/>
        </w:numPr>
        <w:spacing w:line="500" w:lineRule="exact"/>
        <w:ind w:firstLineChars="0"/>
        <w:rPr>
          <w:rFonts w:ascii="微软雅黑" w:eastAsia="微软雅黑" w:hAnsi="微软雅黑" w:hint="eastAsia"/>
          <w:sz w:val="24"/>
          <w:szCs w:val="24"/>
        </w:rPr>
      </w:pPr>
      <w:r>
        <w:rPr>
          <w:rFonts w:ascii="微软雅黑" w:eastAsia="微软雅黑" w:hAnsi="微软雅黑" w:hint="eastAsia"/>
          <w:sz w:val="24"/>
          <w:szCs w:val="24"/>
        </w:rPr>
        <w:t>涉密人员范围: 甲方的管理人员、雇员、代理人、代表、会计和法律顾问，应当以不低于保护自己保密信息的程度予以保密，要求获知甲方保密信息的人员对乙方保密信息予以保密。</w:t>
      </w:r>
    </w:p>
    <w:p w14:paraId="0C3C8BDC" w14:textId="77777777" w:rsidR="00B44750" w:rsidRDefault="00000000">
      <w:pPr>
        <w:pStyle w:val="a8"/>
        <w:numPr>
          <w:ilvl w:val="0"/>
          <w:numId w:val="2"/>
        </w:numPr>
        <w:spacing w:line="500" w:lineRule="exact"/>
        <w:ind w:firstLineChars="0"/>
        <w:rPr>
          <w:rFonts w:ascii="微软雅黑" w:eastAsia="微软雅黑" w:hAnsi="微软雅黑" w:hint="eastAsia"/>
          <w:sz w:val="24"/>
          <w:szCs w:val="24"/>
        </w:rPr>
      </w:pPr>
      <w:r>
        <w:rPr>
          <w:rFonts w:ascii="微软雅黑" w:eastAsia="微软雅黑" w:hAnsi="微软雅黑" w:hint="eastAsia"/>
          <w:sz w:val="24"/>
          <w:szCs w:val="24"/>
        </w:rPr>
        <w:t>保密期限：双方同意本保密义务在本合同终止或期满后继续有效。</w:t>
      </w:r>
    </w:p>
    <w:p w14:paraId="09CE3DE2" w14:textId="77777777" w:rsidR="00B44750" w:rsidRDefault="00000000">
      <w:pPr>
        <w:pStyle w:val="a8"/>
        <w:numPr>
          <w:ilvl w:val="0"/>
          <w:numId w:val="2"/>
        </w:numPr>
        <w:spacing w:line="500" w:lineRule="exact"/>
        <w:ind w:firstLineChars="0"/>
        <w:rPr>
          <w:rFonts w:ascii="微软雅黑" w:eastAsia="微软雅黑" w:hAnsi="微软雅黑" w:hint="eastAsia"/>
          <w:sz w:val="24"/>
          <w:szCs w:val="24"/>
        </w:rPr>
      </w:pPr>
      <w:r>
        <w:rPr>
          <w:rFonts w:ascii="微软雅黑" w:eastAsia="微软雅黑" w:hAnsi="微软雅黑" w:hint="eastAsia"/>
          <w:sz w:val="24"/>
          <w:szCs w:val="24"/>
        </w:rPr>
        <w:t>泄密责任：甲方须保证其管理人员、雇员、代理人、代表、会计和法律顾问知晓和遵守本条款的前述义务，如果甲方管理人员、雇员、代理人、代表、会计和法律顾问违反前述义务，视为甲方违反该义务。</w:t>
      </w:r>
    </w:p>
    <w:p w14:paraId="4828BB1A" w14:textId="77777777" w:rsidR="00B44750" w:rsidRDefault="00B44750">
      <w:pPr>
        <w:spacing w:line="500" w:lineRule="exact"/>
        <w:ind w:firstLineChars="250" w:firstLine="600"/>
        <w:rPr>
          <w:rFonts w:ascii="微软雅黑" w:eastAsia="微软雅黑" w:hAnsi="微软雅黑" w:hint="eastAsia"/>
          <w:sz w:val="24"/>
          <w:szCs w:val="24"/>
          <w:lang w:eastAsia="zh-CN"/>
        </w:rPr>
      </w:pPr>
    </w:p>
    <w:p w14:paraId="5D9EB088" w14:textId="77777777" w:rsidR="00B44750" w:rsidRDefault="00000000">
      <w:pPr>
        <w:spacing w:line="500" w:lineRule="exact"/>
        <w:ind w:left="561"/>
        <w:outlineLvl w:val="0"/>
        <w:rPr>
          <w:rFonts w:ascii="微软雅黑" w:eastAsia="微软雅黑" w:hAnsi="微软雅黑" w:hint="eastAsia"/>
          <w:sz w:val="24"/>
          <w:szCs w:val="24"/>
          <w:lang w:eastAsia="zh-CN"/>
        </w:rPr>
      </w:pPr>
      <w:r>
        <w:rPr>
          <w:rFonts w:ascii="微软雅黑" w:eastAsia="微软雅黑" w:hAnsi="微软雅黑" w:hint="eastAsia"/>
          <w:spacing w:val="-6"/>
          <w:sz w:val="24"/>
          <w:szCs w:val="24"/>
          <w:lang w:eastAsia="zh-CN"/>
        </w:rPr>
        <w:t>第九条</w:t>
      </w:r>
      <w:r>
        <w:rPr>
          <w:rFonts w:ascii="微软雅黑" w:eastAsia="微软雅黑" w:hAnsi="微软雅黑" w:hint="eastAsia"/>
          <w:sz w:val="24"/>
          <w:szCs w:val="24"/>
          <w:lang w:eastAsia="zh-CN"/>
        </w:rPr>
        <w:t xml:space="preserve"> </w:t>
      </w:r>
      <w:r>
        <w:rPr>
          <w:rFonts w:ascii="微软雅黑" w:eastAsia="微软雅黑" w:hAnsi="微软雅黑" w:cs="宋体" w:hint="eastAsia"/>
          <w:sz w:val="24"/>
          <w:szCs w:val="24"/>
          <w:lang w:eastAsia="zh-CN"/>
        </w:rPr>
        <w:t>乙方义务</w:t>
      </w:r>
    </w:p>
    <w:p w14:paraId="2BE73450" w14:textId="77777777" w:rsidR="00B44750" w:rsidRDefault="00000000">
      <w:pPr>
        <w:spacing w:line="500" w:lineRule="exact"/>
        <w:ind w:firstLineChars="300" w:firstLine="72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9.1乙方应按照</w:t>
      </w:r>
      <w:r>
        <w:rPr>
          <w:rFonts w:ascii="微软雅黑" w:eastAsia="微软雅黑" w:hAnsi="微软雅黑" w:cs="宋体" w:hint="eastAsia"/>
          <w:sz w:val="24"/>
          <w:szCs w:val="24"/>
          <w:u w:val="single"/>
          <w:lang w:eastAsia="zh-CN"/>
        </w:rPr>
        <w:t>附件一</w:t>
      </w:r>
      <w:r>
        <w:rPr>
          <w:rFonts w:ascii="微软雅黑" w:eastAsia="微软雅黑" w:hAnsi="微软雅黑" w:hint="eastAsia"/>
          <w:sz w:val="24"/>
          <w:szCs w:val="24"/>
          <w:lang w:eastAsia="zh-CN"/>
        </w:rPr>
        <w:t>的技术规范与要求，按期完成日报管理小程序设计开发、凤御服务端增量开发、联调测试及上线配合。</w:t>
      </w:r>
    </w:p>
    <w:p w14:paraId="5FCEB1E9" w14:textId="77777777" w:rsidR="00B44750" w:rsidRDefault="00000000">
      <w:pPr>
        <w:spacing w:line="500" w:lineRule="exact"/>
        <w:ind w:firstLineChars="300" w:firstLine="72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9.2 </w:t>
      </w:r>
      <w:r>
        <w:rPr>
          <w:rFonts w:ascii="微软雅黑" w:eastAsia="微软雅黑" w:hAnsi="微软雅黑" w:cs="宋体" w:hint="eastAsia"/>
          <w:sz w:val="24"/>
          <w:szCs w:val="24"/>
          <w:lang w:eastAsia="zh-CN"/>
        </w:rPr>
        <w:t>履行本合同应遵守的保密义务如下：</w:t>
      </w:r>
    </w:p>
    <w:p w14:paraId="178C111D" w14:textId="77777777" w:rsidR="00B44750" w:rsidRDefault="00000000">
      <w:pPr>
        <w:pStyle w:val="a8"/>
        <w:numPr>
          <w:ilvl w:val="0"/>
          <w:numId w:val="3"/>
        </w:numPr>
        <w:spacing w:line="500" w:lineRule="exact"/>
        <w:ind w:firstLineChars="0"/>
        <w:rPr>
          <w:rFonts w:ascii="微软雅黑" w:eastAsia="微软雅黑" w:hAnsi="微软雅黑" w:hint="eastAsia"/>
          <w:sz w:val="24"/>
          <w:szCs w:val="24"/>
        </w:rPr>
      </w:pPr>
      <w:r>
        <w:rPr>
          <w:rFonts w:ascii="微软雅黑" w:eastAsia="微软雅黑" w:hAnsi="微软雅黑" w:hint="eastAsia"/>
          <w:sz w:val="24"/>
          <w:szCs w:val="24"/>
        </w:rPr>
        <w:t>保密内容:乙方保证其自身和乙方员工对在履行本合同过程中（包括但不限于系统交付和合同服务提供过程中）接触到的有关甲方的人事、经营、管理、财务、客户、业务及其它有关事项的一切资料、文件、材料、信息（以下简称“甲方保密信息”）予以保密。非经甲方书面同意，乙方不得将前述甲方保密信息披露给任何的第三方，也不得将甲方保密信息用作与本合同之履行无关的其他用途。</w:t>
      </w:r>
    </w:p>
    <w:p w14:paraId="7379345D" w14:textId="77777777" w:rsidR="00B44750" w:rsidRDefault="00000000">
      <w:pPr>
        <w:pStyle w:val="a8"/>
        <w:numPr>
          <w:ilvl w:val="0"/>
          <w:numId w:val="3"/>
        </w:numPr>
        <w:spacing w:line="500" w:lineRule="exact"/>
        <w:ind w:firstLineChars="0"/>
        <w:rPr>
          <w:rFonts w:ascii="微软雅黑" w:eastAsia="微软雅黑" w:hAnsi="微软雅黑" w:hint="eastAsia"/>
          <w:sz w:val="24"/>
          <w:szCs w:val="24"/>
        </w:rPr>
      </w:pPr>
      <w:r>
        <w:rPr>
          <w:rFonts w:ascii="微软雅黑" w:eastAsia="微软雅黑" w:hAnsi="微软雅黑" w:hint="eastAsia"/>
          <w:sz w:val="24"/>
          <w:szCs w:val="24"/>
        </w:rPr>
        <w:t>涉密人员范围: 乙方的管理人员、雇员、代理人、代表、会计和法律</w:t>
      </w:r>
      <w:r>
        <w:rPr>
          <w:rFonts w:ascii="微软雅黑" w:eastAsia="微软雅黑" w:hAnsi="微软雅黑" w:hint="eastAsia"/>
          <w:sz w:val="24"/>
          <w:szCs w:val="24"/>
        </w:rPr>
        <w:lastRenderedPageBreak/>
        <w:t>顾问，应当以不低于保护自己保密信息的程度予以保密，要求获知甲方保密信息的人员对甲方保密信息予以保密。</w:t>
      </w:r>
    </w:p>
    <w:p w14:paraId="0BDAC1C9" w14:textId="77777777" w:rsidR="00B44750" w:rsidRDefault="00000000">
      <w:pPr>
        <w:pStyle w:val="a8"/>
        <w:numPr>
          <w:ilvl w:val="0"/>
          <w:numId w:val="3"/>
        </w:numPr>
        <w:spacing w:line="500" w:lineRule="exact"/>
        <w:ind w:firstLineChars="0"/>
        <w:rPr>
          <w:rFonts w:ascii="微软雅黑" w:eastAsia="微软雅黑" w:hAnsi="微软雅黑" w:hint="eastAsia"/>
          <w:sz w:val="24"/>
          <w:szCs w:val="24"/>
        </w:rPr>
      </w:pPr>
      <w:r>
        <w:rPr>
          <w:rFonts w:ascii="微软雅黑" w:eastAsia="微软雅黑" w:hAnsi="微软雅黑" w:hint="eastAsia"/>
          <w:sz w:val="24"/>
          <w:szCs w:val="24"/>
        </w:rPr>
        <w:t>保密期限：双方同意本保密义务在本合同终止或期满后继续有效。</w:t>
      </w:r>
    </w:p>
    <w:p w14:paraId="6248E202" w14:textId="77777777" w:rsidR="00B44750" w:rsidRDefault="00000000">
      <w:pPr>
        <w:pStyle w:val="a8"/>
        <w:numPr>
          <w:ilvl w:val="0"/>
          <w:numId w:val="3"/>
        </w:numPr>
        <w:spacing w:line="500" w:lineRule="exact"/>
        <w:ind w:firstLineChars="0"/>
        <w:rPr>
          <w:rFonts w:ascii="微软雅黑" w:eastAsia="微软雅黑" w:hAnsi="微软雅黑" w:hint="eastAsia"/>
          <w:sz w:val="24"/>
          <w:szCs w:val="24"/>
        </w:rPr>
      </w:pPr>
      <w:r>
        <w:rPr>
          <w:rFonts w:ascii="微软雅黑" w:eastAsia="微软雅黑" w:hAnsi="微软雅黑" w:hint="eastAsia"/>
          <w:sz w:val="24"/>
          <w:szCs w:val="24"/>
        </w:rPr>
        <w:t>泄密责任：乙方须保证其管理人员、雇员、代理人、代表、会计和法律顾问知晓和遵守本条款的前述义务，如果乙方管理人员、雇员、代理人、代表、会计和法律顾问违反前述义务，视为乙方违反该义务。</w:t>
      </w:r>
    </w:p>
    <w:p w14:paraId="21134417" w14:textId="77777777" w:rsidR="00B44750" w:rsidRDefault="00B44750">
      <w:pPr>
        <w:pStyle w:val="a8"/>
        <w:spacing w:line="500" w:lineRule="exact"/>
        <w:ind w:left="1145" w:firstLineChars="0" w:firstLine="0"/>
        <w:rPr>
          <w:rFonts w:ascii="微软雅黑" w:eastAsia="微软雅黑" w:hAnsi="微软雅黑" w:hint="eastAsia"/>
          <w:sz w:val="24"/>
          <w:szCs w:val="24"/>
        </w:rPr>
      </w:pPr>
    </w:p>
    <w:p w14:paraId="7B27E644" w14:textId="77777777" w:rsidR="00B44750" w:rsidRDefault="00000000">
      <w:pPr>
        <w:spacing w:line="500"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第十条  </w:t>
      </w:r>
      <w:r>
        <w:rPr>
          <w:rFonts w:ascii="微软雅黑" w:eastAsia="微软雅黑" w:hAnsi="微软雅黑" w:cs="宋体" w:hint="eastAsia"/>
          <w:sz w:val="24"/>
          <w:szCs w:val="24"/>
          <w:lang w:eastAsia="zh-CN"/>
        </w:rPr>
        <w:t>乙方应当按以下方式向甲方交付研究开发成果：</w:t>
      </w:r>
    </w:p>
    <w:p w14:paraId="44B9BC95" w14:textId="77777777" w:rsidR="00B44750" w:rsidRDefault="00000000">
      <w:pPr>
        <w:spacing w:line="490" w:lineRule="exact"/>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1．研究开发成果交付的形式及内容：</w:t>
      </w:r>
      <w:r>
        <w:rPr>
          <w:rFonts w:ascii="微软雅黑" w:eastAsia="微软雅黑" w:hAnsi="微软雅黑" w:hint="eastAsia"/>
          <w:sz w:val="24"/>
          <w:szCs w:val="24"/>
          <w:u w:val="single"/>
          <w:lang w:eastAsia="zh-CN"/>
        </w:rPr>
        <w:t>以电子方式交付，包括日报管理小程序版本、凤御服务端增量功能、项目开发功能清单及约定的部署或操作说明。</w:t>
      </w:r>
    </w:p>
    <w:p w14:paraId="24847FF7" w14:textId="77777777" w:rsidR="00B44750" w:rsidRDefault="00000000">
      <w:pPr>
        <w:spacing w:line="490" w:lineRule="exact"/>
        <w:rPr>
          <w:rFonts w:ascii="微软雅黑" w:eastAsia="微软雅黑" w:hAnsi="微软雅黑" w:hint="eastAsia"/>
          <w:sz w:val="24"/>
          <w:szCs w:val="24"/>
          <w:u w:val="single"/>
          <w:lang w:eastAsia="zh-CN"/>
        </w:rPr>
      </w:pPr>
      <w:r>
        <w:rPr>
          <w:rFonts w:ascii="微软雅黑" w:eastAsia="微软雅黑" w:hAnsi="微软雅黑" w:hint="eastAsia"/>
          <w:sz w:val="24"/>
          <w:szCs w:val="24"/>
          <w:lang w:eastAsia="zh-CN"/>
        </w:rPr>
        <w:t>2．研究开发成果交付的时间及地点：</w:t>
      </w:r>
      <w:r>
        <w:rPr>
          <w:rFonts w:ascii="微软雅黑" w:eastAsia="微软雅黑" w:hAnsi="微软雅黑" w:cs="宋体" w:hint="eastAsia"/>
          <w:sz w:val="24"/>
          <w:szCs w:val="24"/>
          <w:u w:val="single"/>
          <w:lang w:eastAsia="zh-CN"/>
        </w:rPr>
        <w:t>自合同生效、甲方支付首期款并提供项目开发所需资料之日起 1 个月内完成整体开发交付，交付地点为甲方指定地点。</w:t>
      </w:r>
    </w:p>
    <w:p w14:paraId="0A2DE66C" w14:textId="77777777" w:rsidR="00B44750" w:rsidRDefault="00B44750">
      <w:pPr>
        <w:spacing w:line="490" w:lineRule="exact"/>
        <w:rPr>
          <w:rFonts w:ascii="微软雅黑" w:eastAsia="微软雅黑" w:hAnsi="微软雅黑" w:hint="eastAsia"/>
          <w:sz w:val="24"/>
          <w:szCs w:val="24"/>
          <w:u w:val="single"/>
          <w:lang w:eastAsia="zh-CN"/>
        </w:rPr>
      </w:pPr>
    </w:p>
    <w:p w14:paraId="1DED7FD9" w14:textId="77777777" w:rsidR="00B44750" w:rsidRDefault="00000000">
      <w:pPr>
        <w:tabs>
          <w:tab w:val="left" w:pos="720"/>
        </w:tabs>
        <w:spacing w:line="490" w:lineRule="exact"/>
        <w:ind w:firstLine="573"/>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第十一条  </w:t>
      </w:r>
      <w:r>
        <w:rPr>
          <w:rFonts w:ascii="微软雅黑" w:eastAsia="微软雅黑" w:hAnsi="微软雅黑" w:cs="宋体" w:hint="eastAsia"/>
          <w:sz w:val="24"/>
          <w:szCs w:val="24"/>
          <w:lang w:eastAsia="zh-CN"/>
        </w:rPr>
        <w:t>双方确定，按以下标准及方法对乙方完成的研究开发成</w:t>
      </w:r>
    </w:p>
    <w:p w14:paraId="3B4E6DAA" w14:textId="77777777" w:rsidR="00B44750" w:rsidRDefault="00000000">
      <w:pPr>
        <w:tabs>
          <w:tab w:val="left" w:pos="720"/>
        </w:tabs>
        <w:spacing w:line="490" w:lineRule="exact"/>
        <w:rPr>
          <w:rFonts w:ascii="微软雅黑" w:eastAsia="微软雅黑" w:hAnsi="微软雅黑" w:hint="eastAsia"/>
          <w:sz w:val="24"/>
          <w:szCs w:val="24"/>
          <w:lang w:eastAsia="zh-CN"/>
        </w:rPr>
      </w:pPr>
      <w:r>
        <w:rPr>
          <w:rFonts w:ascii="微软雅黑" w:eastAsia="微软雅黑" w:hAnsi="微软雅黑" w:cs="宋体" w:hint="eastAsia"/>
          <w:sz w:val="24"/>
          <w:szCs w:val="24"/>
          <w:lang w:eastAsia="zh-CN"/>
        </w:rPr>
        <w:t>按照附件一《项目开发功能清单》要求，经甲方组织测试并确认通过后进行项目验收。</w:t>
      </w:r>
    </w:p>
    <w:p w14:paraId="4AD1F7B0" w14:textId="77777777" w:rsidR="00B44750" w:rsidRDefault="00000000">
      <w:pPr>
        <w:spacing w:line="520" w:lineRule="exact"/>
        <w:ind w:firstLine="57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11.1 乙方提交验收之日15个工作日内，甲方应完成验收。若验收中，甲方提出修改次数不应超过 2 次，否则视为验收合格，非重大瑕疵双方协商在验收后进行逐步完善。</w:t>
      </w:r>
    </w:p>
    <w:p w14:paraId="7417E81C" w14:textId="77777777" w:rsidR="00B44750" w:rsidRDefault="00000000">
      <w:pPr>
        <w:spacing w:line="520" w:lineRule="exact"/>
        <w:ind w:firstLine="57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11.2自项目终验通过甲方验收之日起的1年内，由乙方免费提供系统的技术支持以及升级和维护。接到甲方服务请求，在服务期，系统出现故障，将根据故障级别在规定时间内响应甲方，并根据实际情况进行远端解决或现场解决。</w:t>
      </w:r>
    </w:p>
    <w:p w14:paraId="54307DD2" w14:textId="77777777" w:rsidR="00B44750" w:rsidRDefault="00B44750">
      <w:pPr>
        <w:tabs>
          <w:tab w:val="left" w:pos="720"/>
        </w:tabs>
        <w:spacing w:line="490" w:lineRule="exact"/>
        <w:rPr>
          <w:rFonts w:ascii="微软雅黑" w:eastAsia="微软雅黑" w:hAnsi="微软雅黑" w:hint="eastAsia"/>
          <w:sz w:val="24"/>
          <w:szCs w:val="24"/>
          <w:lang w:eastAsia="zh-CN"/>
        </w:rPr>
      </w:pPr>
    </w:p>
    <w:p w14:paraId="6357C0AC" w14:textId="77777777" w:rsidR="00B44750" w:rsidRDefault="00000000">
      <w:pPr>
        <w:spacing w:line="490" w:lineRule="exact"/>
        <w:ind w:firstLineChars="201" w:firstLine="482"/>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第十二条  </w:t>
      </w:r>
      <w:r>
        <w:rPr>
          <w:rFonts w:ascii="微软雅黑" w:eastAsia="微软雅黑" w:hAnsi="微软雅黑" w:cs="宋体" w:hint="eastAsia"/>
          <w:sz w:val="24"/>
          <w:szCs w:val="24"/>
          <w:lang w:eastAsia="zh-CN"/>
        </w:rPr>
        <w:t>乙方应当保证其交付给甲方的研究开发成果不侵犯任何第三人的合法权益。</w:t>
      </w:r>
    </w:p>
    <w:p w14:paraId="38876917" w14:textId="77777777" w:rsidR="00B44750" w:rsidRDefault="00B44750">
      <w:pPr>
        <w:spacing w:line="490" w:lineRule="exact"/>
        <w:rPr>
          <w:rFonts w:ascii="微软雅黑" w:eastAsia="微软雅黑" w:hAnsi="微软雅黑" w:hint="eastAsia"/>
          <w:sz w:val="24"/>
          <w:szCs w:val="24"/>
          <w:lang w:eastAsia="zh-CN"/>
        </w:rPr>
      </w:pPr>
    </w:p>
    <w:p w14:paraId="3DD772B2" w14:textId="77777777" w:rsidR="00B44750" w:rsidRDefault="00000000">
      <w:pPr>
        <w:spacing w:line="490" w:lineRule="exact"/>
        <w:ind w:firstLine="573"/>
        <w:outlineLvl w:val="0"/>
        <w:rPr>
          <w:rFonts w:ascii="微软雅黑" w:eastAsia="微软雅黑" w:hAnsi="微软雅黑" w:hint="eastAsia"/>
          <w:color w:val="000000" w:themeColor="text1"/>
          <w:sz w:val="24"/>
          <w:szCs w:val="24"/>
          <w:lang w:eastAsia="zh-CN"/>
        </w:rPr>
      </w:pPr>
      <w:r>
        <w:rPr>
          <w:rFonts w:ascii="微软雅黑" w:eastAsia="微软雅黑" w:hAnsi="微软雅黑" w:hint="eastAsia"/>
          <w:color w:val="000000" w:themeColor="text1"/>
          <w:sz w:val="24"/>
          <w:szCs w:val="24"/>
          <w:lang w:eastAsia="zh-CN"/>
        </w:rPr>
        <w:t xml:space="preserve">第十三条 </w:t>
      </w:r>
      <w:r>
        <w:rPr>
          <w:rFonts w:ascii="微软雅黑" w:eastAsia="微软雅黑" w:hAnsi="微软雅黑" w:cs="宋体" w:hint="eastAsia"/>
          <w:color w:val="000000" w:themeColor="text1"/>
          <w:sz w:val="24"/>
          <w:szCs w:val="24"/>
          <w:lang w:eastAsia="zh-CN"/>
        </w:rPr>
        <w:t>甲乙双方约定，软件开发及成果使用与权益归属条款：</w:t>
      </w:r>
    </w:p>
    <w:p w14:paraId="0D57DA41" w14:textId="77777777" w:rsidR="00B44750" w:rsidRDefault="00000000">
      <w:pPr>
        <w:spacing w:line="490" w:lineRule="exact"/>
        <w:ind w:firstLine="573"/>
        <w:outlineLvl w:val="0"/>
        <w:rPr>
          <w:rFonts w:ascii="微软雅黑" w:eastAsia="微软雅黑" w:hAnsi="微软雅黑" w:hint="eastAsia"/>
          <w:color w:val="000000" w:themeColor="text1"/>
          <w:sz w:val="24"/>
          <w:szCs w:val="24"/>
          <w:lang w:eastAsia="zh-CN"/>
        </w:rPr>
      </w:pPr>
      <w:r>
        <w:rPr>
          <w:rFonts w:ascii="微软雅黑" w:eastAsia="微软雅黑" w:hAnsi="微软雅黑" w:cs="宋体" w:hint="eastAsia"/>
          <w:color w:val="000000" w:themeColor="text1"/>
          <w:sz w:val="24"/>
          <w:szCs w:val="24"/>
          <w:lang w:eastAsia="zh-CN"/>
        </w:rPr>
        <w:t>乙方享有对该项目软件开发成果的占有、使用、收益和处分的权利，同时应承担在占有、使用、收益和处分过程中产生的法律风险和责任，不得违反国家法律法规的相关规定进行非法活动。该软件的著作权归属于乙方。</w:t>
      </w:r>
    </w:p>
    <w:p w14:paraId="7E5C9CF1" w14:textId="77777777" w:rsidR="00B44750" w:rsidRDefault="00000000">
      <w:pPr>
        <w:spacing w:line="520" w:lineRule="exact"/>
        <w:ind w:firstLineChars="200" w:firstLine="480"/>
        <w:outlineLvl w:val="0"/>
        <w:rPr>
          <w:rFonts w:ascii="微软雅黑" w:eastAsia="微软雅黑" w:hAnsi="微软雅黑" w:hint="eastAsia"/>
          <w:color w:val="FF0000"/>
          <w:sz w:val="24"/>
          <w:szCs w:val="24"/>
          <w:lang w:eastAsia="zh-CN"/>
        </w:rPr>
      </w:pPr>
      <w:r>
        <w:rPr>
          <w:rFonts w:ascii="微软雅黑" w:eastAsia="微软雅黑" w:hAnsi="微软雅黑" w:hint="eastAsia"/>
          <w:color w:val="000000" w:themeColor="text1"/>
          <w:sz w:val="24"/>
          <w:szCs w:val="24"/>
          <w:lang w:eastAsia="zh-CN"/>
        </w:rPr>
        <w:t xml:space="preserve">第十四条  </w:t>
      </w:r>
      <w:r>
        <w:rPr>
          <w:rFonts w:ascii="微软雅黑" w:eastAsia="微软雅黑" w:hAnsi="微软雅黑" w:cs="宋体" w:hint="eastAsia"/>
          <w:color w:val="000000" w:themeColor="text1"/>
          <w:sz w:val="24"/>
          <w:szCs w:val="24"/>
          <w:lang w:eastAsia="zh-CN"/>
        </w:rPr>
        <w:t>甲方不得在向乙方交付研究开发成果之后，自行将研究开发成果用于其他场所或转让给第三人。</w:t>
      </w:r>
    </w:p>
    <w:p w14:paraId="41FDC5A2" w14:textId="77777777" w:rsidR="00B44750" w:rsidRDefault="00B44750">
      <w:pPr>
        <w:spacing w:line="520" w:lineRule="exact"/>
        <w:rPr>
          <w:rFonts w:ascii="微软雅黑" w:eastAsia="微软雅黑" w:hAnsi="微软雅黑" w:hint="eastAsia"/>
          <w:sz w:val="24"/>
          <w:szCs w:val="24"/>
          <w:lang w:eastAsia="zh-CN"/>
        </w:rPr>
      </w:pPr>
    </w:p>
    <w:p w14:paraId="3F93A9E6" w14:textId="77777777" w:rsidR="00B44750" w:rsidRDefault="00000000">
      <w:pPr>
        <w:spacing w:line="520" w:lineRule="exact"/>
        <w:ind w:firstLine="573"/>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第十五条  </w:t>
      </w:r>
      <w:r>
        <w:rPr>
          <w:rFonts w:ascii="微软雅黑" w:eastAsia="微软雅黑" w:hAnsi="微软雅黑" w:cs="宋体" w:hint="eastAsia"/>
          <w:sz w:val="24"/>
          <w:szCs w:val="24"/>
          <w:lang w:eastAsia="zh-CN"/>
        </w:rPr>
        <w:t>乙方利用研究开发经费所购置与研究开发工作有关的设备、器材、资料等财产，归</w:t>
      </w:r>
      <w:r>
        <w:rPr>
          <w:rFonts w:ascii="微软雅黑" w:eastAsia="微软雅黑" w:hAnsi="微软雅黑" w:hint="eastAsia"/>
          <w:sz w:val="24"/>
          <w:szCs w:val="24"/>
          <w:u w:val="single"/>
          <w:lang w:eastAsia="zh-CN"/>
        </w:rPr>
        <w:t xml:space="preserve"> </w:t>
      </w:r>
      <w:r>
        <w:rPr>
          <w:rFonts w:ascii="微软雅黑" w:eastAsia="微软雅黑" w:hAnsi="微软雅黑" w:cs="宋体" w:hint="eastAsia"/>
          <w:sz w:val="24"/>
          <w:szCs w:val="24"/>
          <w:u w:val="single"/>
          <w:lang w:eastAsia="zh-CN"/>
        </w:rPr>
        <w:t>乙</w:t>
      </w:r>
      <w:r>
        <w:rPr>
          <w:rFonts w:ascii="微软雅黑" w:eastAsia="微软雅黑" w:hAnsi="微软雅黑" w:hint="eastAsia"/>
          <w:sz w:val="24"/>
          <w:szCs w:val="24"/>
          <w:u w:val="single"/>
          <w:lang w:eastAsia="zh-CN"/>
        </w:rPr>
        <w:t xml:space="preserve"> </w:t>
      </w:r>
      <w:r>
        <w:rPr>
          <w:rFonts w:ascii="微软雅黑" w:eastAsia="微软雅黑" w:hAnsi="微软雅黑" w:cs="宋体" w:hint="eastAsia"/>
          <w:sz w:val="24"/>
          <w:szCs w:val="24"/>
          <w:lang w:eastAsia="zh-CN"/>
        </w:rPr>
        <w:t>方所有。</w:t>
      </w:r>
    </w:p>
    <w:p w14:paraId="1EE9B26D" w14:textId="77777777" w:rsidR="00B44750" w:rsidRDefault="00B44750">
      <w:pPr>
        <w:spacing w:line="520" w:lineRule="exact"/>
        <w:ind w:firstLine="570"/>
        <w:rPr>
          <w:rFonts w:ascii="微软雅黑" w:eastAsia="微软雅黑" w:hAnsi="微软雅黑" w:hint="eastAsia"/>
          <w:sz w:val="24"/>
          <w:szCs w:val="24"/>
          <w:lang w:eastAsia="zh-CN"/>
        </w:rPr>
      </w:pPr>
    </w:p>
    <w:p w14:paraId="066EB939" w14:textId="77777777" w:rsidR="00B44750" w:rsidRDefault="00000000">
      <w:pPr>
        <w:spacing w:line="520" w:lineRule="exact"/>
        <w:ind w:firstLine="573"/>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第十六条  </w:t>
      </w:r>
      <w:r>
        <w:rPr>
          <w:rFonts w:ascii="微软雅黑" w:eastAsia="微软雅黑" w:hAnsi="微软雅黑" w:cs="宋体" w:hint="eastAsia"/>
          <w:sz w:val="24"/>
          <w:szCs w:val="24"/>
          <w:lang w:eastAsia="zh-CN"/>
        </w:rPr>
        <w:t>培训和售后服务要求</w:t>
      </w:r>
    </w:p>
    <w:p w14:paraId="60C466F8" w14:textId="77777777" w:rsidR="00B44750" w:rsidRDefault="00000000">
      <w:pPr>
        <w:spacing w:line="520" w:lineRule="exact"/>
        <w:ind w:firstLine="57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16.1乙方负责向甲方提供  </w:t>
      </w:r>
      <w:r>
        <w:rPr>
          <w:rFonts w:ascii="微软雅黑" w:eastAsia="微软雅黑" w:hAnsi="微软雅黑" w:hint="eastAsia"/>
          <w:sz w:val="24"/>
          <w:szCs w:val="24"/>
          <w:u w:val="single"/>
          <w:lang w:eastAsia="zh-CN"/>
        </w:rPr>
        <w:t>3 个月</w:t>
      </w:r>
      <w:r>
        <w:rPr>
          <w:rFonts w:ascii="微软雅黑" w:eastAsia="微软雅黑" w:hAnsi="微软雅黑" w:hint="eastAsia"/>
          <w:sz w:val="24"/>
          <w:szCs w:val="24"/>
          <w:lang w:eastAsia="zh-CN"/>
        </w:rPr>
        <w:t>的系统应用与软件的免费维保服务，确保甲方能正常使用系统开展相关业务工作。维保服务期自甲乙双方签署《验收报告》之日起算，维护内容参照合同附件二。</w:t>
      </w:r>
    </w:p>
    <w:p w14:paraId="69AF18D3" w14:textId="77777777" w:rsidR="00B44750" w:rsidRDefault="00000000">
      <w:pPr>
        <w:spacing w:line="520" w:lineRule="exact"/>
        <w:ind w:firstLine="57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16.2免费维护期结束后，若甲方还需继续维保服务，乙方将按年收取维保与技术支持服务费用，年维护费用为开发总费用的</w:t>
      </w:r>
      <w:r>
        <w:rPr>
          <w:rFonts w:ascii="微软雅黑" w:eastAsia="微软雅黑" w:hAnsi="微软雅黑" w:hint="eastAsia"/>
          <w:sz w:val="24"/>
          <w:szCs w:val="24"/>
          <w:u w:val="single"/>
          <w:lang w:eastAsia="zh-CN"/>
        </w:rPr>
        <w:t>15%</w:t>
      </w:r>
      <w:r>
        <w:rPr>
          <w:rFonts w:ascii="微软雅黑" w:eastAsia="微软雅黑" w:hAnsi="微软雅黑" w:hint="eastAsia"/>
          <w:sz w:val="24"/>
          <w:szCs w:val="24"/>
          <w:lang w:eastAsia="zh-CN"/>
        </w:rPr>
        <w:t>，自甲方向乙方支付维护费之日起开始履行维护义务，维护内容参照合同附件二。</w:t>
      </w:r>
    </w:p>
    <w:p w14:paraId="7D584398" w14:textId="77777777" w:rsidR="00B44750" w:rsidRDefault="00000000">
      <w:pPr>
        <w:spacing w:line="520" w:lineRule="exact"/>
        <w:ind w:firstLine="57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16.3免费维护期结束后或甲方维护需求超出本合同的维护范围，则由甲乙双方重新制定深度维护方案及维护内容明细，按照项目深度维护方案进行费用收取与工作开展。</w:t>
      </w:r>
    </w:p>
    <w:p w14:paraId="3E262278" w14:textId="77777777" w:rsidR="00B44750" w:rsidRDefault="00000000">
      <w:pPr>
        <w:spacing w:line="520" w:lineRule="exact"/>
        <w:ind w:firstLine="57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16.4</w:t>
      </w:r>
      <w:r>
        <w:rPr>
          <w:rFonts w:ascii="微软雅黑" w:eastAsia="微软雅黑" w:hAnsi="微软雅黑" w:cs="宋体" w:hint="eastAsia"/>
          <w:sz w:val="24"/>
          <w:szCs w:val="24"/>
          <w:lang w:eastAsia="zh-CN"/>
        </w:rPr>
        <w:t>如果需要，乙方应向甲方提供免费技术培训，培训时间为</w:t>
      </w:r>
      <w:r>
        <w:rPr>
          <w:rFonts w:ascii="微软雅黑" w:eastAsia="微软雅黑" w:hAnsi="微软雅黑" w:cs="宋体" w:hint="eastAsia"/>
          <w:sz w:val="24"/>
          <w:szCs w:val="24"/>
          <w:u w:val="single"/>
          <w:lang w:eastAsia="zh-CN"/>
        </w:rPr>
        <w:t xml:space="preserve"> </w:t>
      </w:r>
      <w:r>
        <w:rPr>
          <w:rFonts w:ascii="微软雅黑" w:eastAsia="微软雅黑" w:hAnsi="微软雅黑" w:hint="eastAsia"/>
          <w:sz w:val="24"/>
          <w:szCs w:val="24"/>
          <w:u w:val="single"/>
          <w:lang w:eastAsia="zh-CN"/>
        </w:rPr>
        <w:t xml:space="preserve">3 </w:t>
      </w:r>
      <w:r>
        <w:rPr>
          <w:rFonts w:ascii="微软雅黑" w:eastAsia="微软雅黑" w:hAnsi="微软雅黑" w:cs="宋体" w:hint="eastAsia"/>
          <w:sz w:val="24"/>
          <w:szCs w:val="24"/>
          <w:lang w:eastAsia="zh-CN"/>
        </w:rPr>
        <w:t>个工作日，指导甲方相关人员使用系统与软件的操作。</w:t>
      </w:r>
    </w:p>
    <w:p w14:paraId="58051FFF" w14:textId="77777777" w:rsidR="00B44750" w:rsidRDefault="00000000">
      <w:pPr>
        <w:spacing w:line="520" w:lineRule="exact"/>
        <w:ind w:firstLine="57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16.5</w:t>
      </w:r>
      <w:r>
        <w:rPr>
          <w:rFonts w:ascii="微软雅黑" w:eastAsia="微软雅黑" w:hAnsi="微软雅黑" w:cs="宋体" w:hint="eastAsia"/>
          <w:sz w:val="24"/>
          <w:szCs w:val="24"/>
          <w:lang w:eastAsia="zh-CN"/>
        </w:rPr>
        <w:t>双方确定，乙方应在向甲方交付研究开发成果后，根据甲方的请求，为甲方指定的人员提供技术指导和培训，或提供与使用该研究开发成果相关的技术服务。</w:t>
      </w:r>
    </w:p>
    <w:p w14:paraId="57A961A3" w14:textId="77777777" w:rsidR="00B44750" w:rsidRDefault="00000000">
      <w:pPr>
        <w:pStyle w:val="a8"/>
        <w:numPr>
          <w:ilvl w:val="0"/>
          <w:numId w:val="4"/>
        </w:numPr>
        <w:spacing w:line="520" w:lineRule="exact"/>
        <w:ind w:firstLineChars="0"/>
        <w:rPr>
          <w:rFonts w:ascii="微软雅黑" w:eastAsia="微软雅黑" w:hAnsi="微软雅黑" w:hint="eastAsia"/>
          <w:sz w:val="24"/>
          <w:szCs w:val="24"/>
          <w:u w:val="single"/>
        </w:rPr>
      </w:pPr>
      <w:r>
        <w:rPr>
          <w:rFonts w:ascii="微软雅黑" w:eastAsia="微软雅黑" w:hAnsi="微软雅黑" w:hint="eastAsia"/>
          <w:sz w:val="24"/>
          <w:szCs w:val="24"/>
        </w:rPr>
        <w:t xml:space="preserve">技术服务和指导内容：  </w:t>
      </w:r>
      <w:r>
        <w:rPr>
          <w:rFonts w:ascii="微软雅黑" w:eastAsia="微软雅黑" w:hAnsi="微软雅黑" w:hint="eastAsia"/>
          <w:sz w:val="24"/>
          <w:szCs w:val="24"/>
          <w:u w:val="single"/>
        </w:rPr>
        <w:t>附件一：项目开发功能清单内容</w:t>
      </w:r>
    </w:p>
    <w:p w14:paraId="1813888D" w14:textId="77777777" w:rsidR="00B44750" w:rsidRDefault="00000000">
      <w:pPr>
        <w:pStyle w:val="a8"/>
        <w:numPr>
          <w:ilvl w:val="0"/>
          <w:numId w:val="4"/>
        </w:numPr>
        <w:spacing w:line="520" w:lineRule="exact"/>
        <w:ind w:firstLineChars="0"/>
        <w:rPr>
          <w:rFonts w:ascii="微软雅黑" w:eastAsia="微软雅黑" w:hAnsi="微软雅黑" w:hint="eastAsia"/>
          <w:sz w:val="24"/>
          <w:szCs w:val="24"/>
          <w:u w:val="single"/>
        </w:rPr>
      </w:pPr>
      <w:r>
        <w:rPr>
          <w:rFonts w:ascii="微软雅黑" w:eastAsia="微软雅黑" w:hAnsi="微软雅黑" w:hint="eastAsia"/>
          <w:sz w:val="24"/>
          <w:szCs w:val="24"/>
        </w:rPr>
        <w:lastRenderedPageBreak/>
        <w:t>地点和方式：</w:t>
      </w:r>
      <w:r>
        <w:rPr>
          <w:rFonts w:ascii="微软雅黑" w:eastAsia="微软雅黑" w:hAnsi="微软雅黑" w:hint="eastAsia"/>
          <w:sz w:val="24"/>
          <w:szCs w:val="24"/>
          <w:u w:val="single"/>
        </w:rPr>
        <w:t xml:space="preserve">远程服务或现场服务                                         </w:t>
      </w:r>
    </w:p>
    <w:p w14:paraId="406A5700" w14:textId="77777777" w:rsidR="00B44750" w:rsidRDefault="00B44750">
      <w:pPr>
        <w:spacing w:line="520" w:lineRule="exact"/>
        <w:rPr>
          <w:rFonts w:ascii="微软雅黑" w:eastAsia="微软雅黑" w:hAnsi="微软雅黑" w:hint="eastAsia"/>
          <w:sz w:val="24"/>
          <w:szCs w:val="24"/>
          <w:u w:val="single"/>
          <w:lang w:eastAsia="zh-CN"/>
        </w:rPr>
      </w:pPr>
    </w:p>
    <w:p w14:paraId="4A98634E" w14:textId="77777777" w:rsidR="00B44750" w:rsidRDefault="00000000">
      <w:pPr>
        <w:spacing w:line="520" w:lineRule="exact"/>
        <w:ind w:firstLine="561"/>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第十七条  </w:t>
      </w:r>
      <w:r>
        <w:rPr>
          <w:rFonts w:ascii="微软雅黑" w:eastAsia="微软雅黑" w:hAnsi="微软雅黑" w:cs="宋体" w:hint="eastAsia"/>
          <w:sz w:val="24"/>
          <w:szCs w:val="24"/>
          <w:lang w:eastAsia="zh-CN"/>
        </w:rPr>
        <w:t>变更、解除合同权及违约责任</w:t>
      </w:r>
    </w:p>
    <w:p w14:paraId="53268C0A"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17.1</w:t>
      </w:r>
      <w:r>
        <w:rPr>
          <w:rFonts w:ascii="微软雅黑" w:eastAsia="微软雅黑" w:hAnsi="微软雅黑" w:cs="宋体" w:hint="eastAsia"/>
          <w:sz w:val="24"/>
          <w:szCs w:val="24"/>
          <w:lang w:eastAsia="zh-CN"/>
        </w:rPr>
        <w:t>终止、解除合同</w:t>
      </w:r>
    </w:p>
    <w:p w14:paraId="08D73A45"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17.1.1</w:t>
      </w:r>
      <w:r>
        <w:rPr>
          <w:rFonts w:ascii="微软雅黑" w:eastAsia="微软雅黑" w:hAnsi="微软雅黑" w:cs="宋体" w:hint="eastAsia"/>
          <w:sz w:val="24"/>
          <w:szCs w:val="24"/>
          <w:lang w:eastAsia="zh-CN"/>
        </w:rPr>
        <w:t>若甲方未能按约定提供项目开发所需的全部资料、接口及完成项目开发必须的其它条件，经乙方开发人书面催告后【</w:t>
      </w:r>
      <w:r>
        <w:rPr>
          <w:rFonts w:ascii="微软雅黑" w:eastAsia="微软雅黑" w:hAnsi="微软雅黑" w:hint="eastAsia"/>
          <w:sz w:val="24"/>
          <w:szCs w:val="24"/>
          <w:lang w:eastAsia="zh-CN"/>
        </w:rPr>
        <w:t>5</w:t>
      </w:r>
      <w:r>
        <w:rPr>
          <w:rFonts w:ascii="微软雅黑" w:eastAsia="微软雅黑" w:hAnsi="微软雅黑" w:cs="宋体" w:hint="eastAsia"/>
          <w:sz w:val="24"/>
          <w:szCs w:val="24"/>
          <w:lang w:eastAsia="zh-CN"/>
        </w:rPr>
        <w:t>】个工作日内仍不能完成前述约定的，乙方可以单方解除本合同；本合同自书面解除通知到达对方时解除；本合同在此种情形下解除后，乙方已收取款项不予退还，乙方工作未履行部分不再履行；若乙方收取的款项无法满足开发成本，乙方有权向甲方要求支付剩余款项。</w:t>
      </w:r>
    </w:p>
    <w:p w14:paraId="43E32C5A"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17.1.2</w:t>
      </w:r>
      <w:r>
        <w:rPr>
          <w:rFonts w:ascii="微软雅黑" w:eastAsia="微软雅黑" w:hAnsi="微软雅黑" w:cs="宋体" w:hint="eastAsia"/>
          <w:sz w:val="24"/>
          <w:szCs w:val="24"/>
          <w:lang w:eastAsia="zh-CN"/>
        </w:rPr>
        <w:t>由于本合同履行过程中涉及第三方提供的程序和支持，若由于第三方原因导致甲方需求难以完成，或乙方无法继续履行或迟延履行开发义务，则双方均有权无责解除本合同，双方互不承担违约赔偿责任。</w:t>
      </w:r>
    </w:p>
    <w:p w14:paraId="7D2956E0"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17.1.3</w:t>
      </w:r>
      <w:r>
        <w:rPr>
          <w:rFonts w:ascii="微软雅黑" w:eastAsia="微软雅黑" w:hAnsi="微软雅黑" w:cs="宋体" w:hint="eastAsia"/>
          <w:sz w:val="24"/>
          <w:szCs w:val="24"/>
          <w:lang w:eastAsia="zh-CN"/>
        </w:rPr>
        <w:t>本合同的变更必须由双方协商一致，并以书面形式确定。</w:t>
      </w:r>
    </w:p>
    <w:p w14:paraId="35F6DBF1"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17.2</w:t>
      </w:r>
      <w:r>
        <w:rPr>
          <w:rFonts w:ascii="微软雅黑" w:eastAsia="微软雅黑" w:hAnsi="微软雅黑" w:cs="宋体" w:hint="eastAsia"/>
          <w:sz w:val="24"/>
          <w:szCs w:val="24"/>
          <w:lang w:eastAsia="zh-CN"/>
        </w:rPr>
        <w:t>付款违约</w:t>
      </w:r>
    </w:p>
    <w:p w14:paraId="5A607D19"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17.2.1</w:t>
      </w:r>
      <w:r>
        <w:rPr>
          <w:rFonts w:ascii="微软雅黑" w:eastAsia="微软雅黑" w:hAnsi="微软雅黑" w:cs="宋体" w:hint="eastAsia"/>
          <w:sz w:val="24"/>
          <w:szCs w:val="24"/>
          <w:lang w:eastAsia="zh-CN"/>
        </w:rPr>
        <w:t>如果甲方未在本合同规定的期限内向乙方支付相应的价款，每延迟一日，应向乙方支付未付部分金额百分之一的违约金，计算至款项结清为止；</w:t>
      </w:r>
    </w:p>
    <w:p w14:paraId="42AC0C09"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17.2.2</w:t>
      </w:r>
      <w:r>
        <w:rPr>
          <w:rFonts w:ascii="微软雅黑" w:eastAsia="微软雅黑" w:hAnsi="微软雅黑" w:cs="宋体" w:hint="eastAsia"/>
          <w:sz w:val="24"/>
          <w:szCs w:val="24"/>
          <w:lang w:eastAsia="zh-CN"/>
        </w:rPr>
        <w:t>若逾期时间达工作日</w:t>
      </w:r>
      <w:r>
        <w:rPr>
          <w:rFonts w:ascii="微软雅黑" w:eastAsia="微软雅黑" w:hAnsi="微软雅黑" w:hint="eastAsia"/>
          <w:sz w:val="24"/>
          <w:szCs w:val="24"/>
          <w:lang w:eastAsia="zh-CN"/>
        </w:rPr>
        <w:t>18</w:t>
      </w:r>
      <w:r>
        <w:rPr>
          <w:rFonts w:ascii="微软雅黑" w:eastAsia="微软雅黑" w:hAnsi="微软雅黑" w:cs="宋体" w:hint="eastAsia"/>
          <w:sz w:val="24"/>
          <w:szCs w:val="24"/>
          <w:lang w:eastAsia="zh-CN"/>
        </w:rPr>
        <w:t>天，则视为甲方根本违约，乙方有权单方解除合同，且甲方应当向乙方支付应付而未付项目进度价款之外，还应当支付不低于本项目总价款</w:t>
      </w:r>
      <w:r>
        <w:rPr>
          <w:rFonts w:ascii="微软雅黑" w:eastAsia="微软雅黑" w:hAnsi="微软雅黑" w:hint="eastAsia"/>
          <w:sz w:val="24"/>
          <w:szCs w:val="24"/>
          <w:lang w:eastAsia="zh-CN"/>
        </w:rPr>
        <w:t>50%</w:t>
      </w:r>
      <w:r>
        <w:rPr>
          <w:rFonts w:ascii="微软雅黑" w:eastAsia="微软雅黑" w:hAnsi="微软雅黑" w:cs="宋体" w:hint="eastAsia"/>
          <w:sz w:val="24"/>
          <w:szCs w:val="24"/>
          <w:lang w:eastAsia="zh-CN"/>
        </w:rPr>
        <w:t>作为补偿乙方的资源占用费；</w:t>
      </w:r>
    </w:p>
    <w:p w14:paraId="5D569AF2"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17.2.3</w:t>
      </w:r>
      <w:r>
        <w:rPr>
          <w:rFonts w:ascii="微软雅黑" w:eastAsia="微软雅黑" w:hAnsi="微软雅黑" w:cs="宋体" w:hint="eastAsia"/>
          <w:sz w:val="24"/>
          <w:szCs w:val="24"/>
          <w:lang w:eastAsia="zh-CN"/>
        </w:rPr>
        <w:t>若甲方未能按期支付尾款，则乙方无需向甲方提供售后服务，且有权采取包括但不限于关闭系统，下架相关应用、终止甲方使用权限、删除系统、程序文件及单方面解除合同等所有可以减少和挽回乙方损失的措施。</w:t>
      </w:r>
    </w:p>
    <w:p w14:paraId="5E832269"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17.3</w:t>
      </w:r>
      <w:r>
        <w:rPr>
          <w:rFonts w:ascii="微软雅黑" w:eastAsia="微软雅黑" w:hAnsi="微软雅黑" w:cs="宋体" w:hint="eastAsia"/>
          <w:sz w:val="24"/>
          <w:szCs w:val="24"/>
          <w:lang w:eastAsia="zh-CN"/>
        </w:rPr>
        <w:t>合同变更</w:t>
      </w:r>
    </w:p>
    <w:p w14:paraId="67CBF095"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17.3.1</w:t>
      </w:r>
      <w:r>
        <w:rPr>
          <w:rFonts w:ascii="微软雅黑" w:eastAsia="微软雅黑" w:hAnsi="微软雅黑" w:cs="宋体" w:hint="eastAsia"/>
          <w:sz w:val="24"/>
          <w:szCs w:val="24"/>
          <w:lang w:eastAsia="zh-CN"/>
        </w:rPr>
        <w:t>甲方在开发过程中有特殊原因需要暂停或终止项目，应提前不少于</w:t>
      </w:r>
      <w:r>
        <w:rPr>
          <w:rFonts w:ascii="微软雅黑" w:eastAsia="微软雅黑" w:hAnsi="微软雅黑" w:hint="eastAsia"/>
          <w:sz w:val="24"/>
          <w:szCs w:val="24"/>
          <w:lang w:eastAsia="zh-CN"/>
        </w:rPr>
        <w:t>15</w:t>
      </w:r>
      <w:r>
        <w:rPr>
          <w:rFonts w:ascii="微软雅黑" w:eastAsia="微软雅黑" w:hAnsi="微软雅黑" w:cs="宋体" w:hint="eastAsia"/>
          <w:sz w:val="24"/>
          <w:szCs w:val="24"/>
          <w:lang w:eastAsia="zh-CN"/>
        </w:rPr>
        <w:t>个工作日书面通知乙方，甲方应支付自甲方以书面方式通知乙方之日的全部费用，甲方已向乙方或第三方支付的费用均不予以退还。</w:t>
      </w:r>
    </w:p>
    <w:p w14:paraId="15D96730"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lastRenderedPageBreak/>
        <w:t>17.3.2</w:t>
      </w:r>
      <w:r>
        <w:rPr>
          <w:rFonts w:ascii="微软雅黑" w:eastAsia="微软雅黑" w:hAnsi="微软雅黑" w:cs="宋体" w:hint="eastAsia"/>
          <w:sz w:val="24"/>
          <w:szCs w:val="24"/>
          <w:lang w:eastAsia="zh-CN"/>
        </w:rPr>
        <w:t>若由于甲方未按照</w:t>
      </w:r>
      <w:r>
        <w:rPr>
          <w:rFonts w:ascii="微软雅黑" w:eastAsia="微软雅黑" w:hAnsi="微软雅黑" w:hint="eastAsia"/>
          <w:sz w:val="24"/>
          <w:szCs w:val="24"/>
          <w:lang w:eastAsia="zh-CN"/>
        </w:rPr>
        <w:t>17.3.1</w:t>
      </w:r>
      <w:r>
        <w:rPr>
          <w:rFonts w:ascii="微软雅黑" w:eastAsia="微软雅黑" w:hAnsi="微软雅黑" w:cs="宋体" w:hint="eastAsia"/>
          <w:sz w:val="24"/>
          <w:szCs w:val="24"/>
          <w:lang w:eastAsia="zh-CN"/>
        </w:rPr>
        <w:t>要求通知导致乙方已开展后续开发产生的费用和损失，由甲方自行承担。</w:t>
      </w:r>
    </w:p>
    <w:p w14:paraId="505854DC"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17.3.3</w:t>
      </w:r>
      <w:r>
        <w:rPr>
          <w:rFonts w:ascii="微软雅黑" w:eastAsia="微软雅黑" w:hAnsi="微软雅黑" w:cs="宋体" w:hint="eastAsia"/>
          <w:sz w:val="24"/>
          <w:szCs w:val="24"/>
          <w:lang w:eastAsia="zh-CN"/>
        </w:rPr>
        <w:t>因乙方的原因未按合同约定时间向甲方交付成果的，每逾期一日，乙方应按合同总价款的千分之一向甲方支付违约金。</w:t>
      </w:r>
    </w:p>
    <w:p w14:paraId="67BC4D24"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17.4</w:t>
      </w:r>
      <w:r>
        <w:rPr>
          <w:rFonts w:ascii="微软雅黑" w:eastAsia="微软雅黑" w:hAnsi="微软雅黑" w:cs="宋体" w:hint="eastAsia"/>
          <w:sz w:val="24"/>
          <w:szCs w:val="24"/>
          <w:lang w:eastAsia="zh-CN"/>
        </w:rPr>
        <w:t>其他违约情形</w:t>
      </w:r>
    </w:p>
    <w:p w14:paraId="3DE85A62"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17.4.1</w:t>
      </w:r>
      <w:r>
        <w:rPr>
          <w:rFonts w:ascii="微软雅黑" w:eastAsia="微软雅黑" w:hAnsi="微软雅黑" w:cs="宋体" w:hint="eastAsia"/>
          <w:sz w:val="24"/>
          <w:szCs w:val="24"/>
          <w:lang w:eastAsia="zh-CN"/>
        </w:rPr>
        <w:t>乙方工作成果或其他创作作品因设计缺陷等原因导致甲方严重无法正常使用的，乙方除免费为甲方进行开发外，并承担因此给甲方造成的直接经济损失，赔偿金额不超过开发此项功能的费用。超过</w:t>
      </w:r>
      <w:r>
        <w:rPr>
          <w:rFonts w:ascii="微软雅黑" w:eastAsia="微软雅黑" w:hAnsi="微软雅黑" w:hint="eastAsia"/>
          <w:sz w:val="24"/>
          <w:szCs w:val="24"/>
          <w:u w:val="single"/>
          <w:lang w:eastAsia="zh-CN"/>
        </w:rPr>
        <w:t xml:space="preserve"> 30 </w:t>
      </w:r>
      <w:r>
        <w:rPr>
          <w:rFonts w:ascii="微软雅黑" w:eastAsia="微软雅黑" w:hAnsi="微软雅黑" w:cs="宋体" w:hint="eastAsia"/>
          <w:sz w:val="24"/>
          <w:szCs w:val="24"/>
          <w:lang w:eastAsia="zh-CN"/>
        </w:rPr>
        <w:t>日仍无法解决的、或严重影响甲方的使用的，甲方有权解除本合同，并要求乙方退还合同项下的该功能对价款、赔偿甲方因此受到的损失。</w:t>
      </w:r>
    </w:p>
    <w:p w14:paraId="15E0488E"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17.4.2</w:t>
      </w:r>
      <w:r>
        <w:rPr>
          <w:rFonts w:ascii="微软雅黑" w:eastAsia="微软雅黑" w:hAnsi="微软雅黑" w:cs="宋体" w:hint="eastAsia"/>
          <w:sz w:val="24"/>
          <w:szCs w:val="24"/>
          <w:lang w:eastAsia="zh-CN"/>
        </w:rPr>
        <w:t>若乙方提供的服务或交付的成果不合格，甲方有权要求乙方整改，乙方应在双方商定的整改期内完成整改。若乙方提供的服务或交付的成果经整改，服务或成果经依法鉴定仍然不合格的，甲方有权不支付不合格服务或成果对应的服务费。若存在乙方无法修复的瑕疵，可以经过有权机构鉴定后由第三方代为修复，并由乙方按照对价赔偿甲方相应损失。</w:t>
      </w:r>
    </w:p>
    <w:p w14:paraId="584C3917"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17.4.3</w:t>
      </w:r>
      <w:r>
        <w:rPr>
          <w:rFonts w:ascii="微软雅黑" w:eastAsia="微软雅黑" w:hAnsi="微软雅黑" w:cs="宋体" w:hint="eastAsia"/>
          <w:sz w:val="24"/>
          <w:szCs w:val="24"/>
          <w:lang w:eastAsia="zh-CN"/>
        </w:rPr>
        <w:t>甲乙双方均须承诺在本合同项下提供的资料、素材、要求等要求乙方工作的相关内容不会侵犯任何第三方的权益，因侵犯第三方权益导致赔偿，由提供方承担违约赔偿责任。同时，守约方有权解除本合同，甲方违约，无权要求归还已交的全部费用，乙方违约，则退还甲方已支付的全部费用，同时违约方应赔偿守约方因此受到的损失。</w:t>
      </w:r>
    </w:p>
    <w:p w14:paraId="7F370876" w14:textId="77777777" w:rsidR="00B44750" w:rsidRDefault="00000000">
      <w:pPr>
        <w:spacing w:line="50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17.4.4</w:t>
      </w:r>
      <w:r>
        <w:rPr>
          <w:rFonts w:ascii="微软雅黑" w:eastAsia="微软雅黑" w:hAnsi="微软雅黑" w:cs="宋体" w:hint="eastAsia"/>
          <w:sz w:val="24"/>
          <w:szCs w:val="24"/>
          <w:lang w:eastAsia="zh-CN"/>
        </w:rPr>
        <w:t>本合同正式签订之日起，乙方应在合同签订当年或合同期限内，前往所属科学技术行政管理部门或技术合同登记机构进行合同认定登记，因乙方原因导致合同认定登记失败给甲方造成的各类损失，包括但不仅限于甲方无法享受研发费用加计扣除税收政策产生的损失等，由乙方全额承担。</w:t>
      </w:r>
    </w:p>
    <w:p w14:paraId="7D4C804A" w14:textId="77777777" w:rsidR="00B44750" w:rsidRDefault="00000000">
      <w:pPr>
        <w:spacing w:line="492"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sz w:val="24"/>
          <w:szCs w:val="24"/>
          <w:lang w:eastAsia="zh-CN"/>
        </w:rPr>
        <w:t xml:space="preserve">17.5 </w:t>
      </w:r>
      <w:r>
        <w:rPr>
          <w:rFonts w:ascii="微软雅黑" w:eastAsia="微软雅黑" w:hAnsi="微软雅黑" w:hint="eastAsia"/>
          <w:sz w:val="24"/>
          <w:szCs w:val="24"/>
          <w:lang w:eastAsia="zh-CN"/>
        </w:rPr>
        <w:t>违约责任</w:t>
      </w:r>
    </w:p>
    <w:p w14:paraId="7AE28699" w14:textId="77777777" w:rsidR="00B44750" w:rsidRDefault="00000000">
      <w:pPr>
        <w:spacing w:line="492"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sz w:val="24"/>
          <w:szCs w:val="24"/>
          <w:lang w:eastAsia="zh-CN"/>
        </w:rPr>
        <w:lastRenderedPageBreak/>
        <w:t>(1)</w:t>
      </w:r>
      <w:r>
        <w:rPr>
          <w:rFonts w:ascii="微软雅黑" w:eastAsia="微软雅黑" w:hAnsi="微软雅黑" w:hint="eastAsia"/>
          <w:sz w:val="24"/>
          <w:szCs w:val="24"/>
          <w:lang w:eastAsia="zh-CN"/>
        </w:rPr>
        <w:t>因乙方违约导致甲方实际损失的，赔偿总额以甲方已支付的对应合同价款为限</w:t>
      </w:r>
      <w:r>
        <w:rPr>
          <w:rFonts w:ascii="微软雅黑" w:eastAsia="微软雅黑" w:hAnsi="微软雅黑"/>
          <w:sz w:val="24"/>
          <w:szCs w:val="24"/>
          <w:lang w:eastAsia="zh-CN"/>
        </w:rPr>
        <w:t>(</w:t>
      </w:r>
      <w:r>
        <w:rPr>
          <w:rFonts w:ascii="微软雅黑" w:eastAsia="微软雅黑" w:hAnsi="微软雅黑" w:hint="eastAsia"/>
          <w:sz w:val="24"/>
          <w:szCs w:val="24"/>
          <w:lang w:eastAsia="zh-CN"/>
        </w:rPr>
        <w:t>该价款需与违约事项直接相关且经双方书面确认</w:t>
      </w:r>
      <w:r>
        <w:rPr>
          <w:rFonts w:ascii="微软雅黑" w:eastAsia="微软雅黑" w:hAnsi="微软雅黑"/>
          <w:sz w:val="24"/>
          <w:szCs w:val="24"/>
          <w:lang w:eastAsia="zh-CN"/>
        </w:rPr>
        <w:t>)</w:t>
      </w:r>
      <w:r>
        <w:rPr>
          <w:rFonts w:ascii="微软雅黑" w:eastAsia="微软雅黑" w:hAnsi="微软雅黑" w:hint="eastAsia"/>
          <w:sz w:val="24"/>
          <w:szCs w:val="24"/>
          <w:lang w:eastAsia="zh-CN"/>
        </w:rPr>
        <w:t>，且不超过乙方订立合同时可预见的损失范围。</w:t>
      </w:r>
    </w:p>
    <w:p w14:paraId="5F529530" w14:textId="77777777" w:rsidR="00B44750" w:rsidRDefault="00000000">
      <w:pPr>
        <w:spacing w:line="492"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sz w:val="24"/>
          <w:szCs w:val="24"/>
          <w:lang w:eastAsia="zh-CN"/>
        </w:rPr>
        <w:t>(2)</w:t>
      </w:r>
      <w:r>
        <w:rPr>
          <w:rFonts w:ascii="微软雅黑" w:eastAsia="微软雅黑" w:hAnsi="微软雅黑" w:hint="eastAsia"/>
          <w:sz w:val="24"/>
          <w:szCs w:val="24"/>
          <w:lang w:eastAsia="zh-CN"/>
        </w:rPr>
        <w:t>甲方主张赔偿后，乙方应在收到书面通知后</w:t>
      </w:r>
      <w:r>
        <w:rPr>
          <w:rFonts w:ascii="微软雅黑" w:eastAsia="微软雅黑" w:hAnsi="微软雅黑"/>
          <w:sz w:val="24"/>
          <w:szCs w:val="24"/>
          <w:lang w:eastAsia="zh-CN"/>
        </w:rPr>
        <w:t>30</w:t>
      </w:r>
      <w:r>
        <w:rPr>
          <w:rFonts w:ascii="微软雅黑" w:eastAsia="微软雅黑" w:hAnsi="微软雅黑" w:hint="eastAsia"/>
          <w:sz w:val="24"/>
          <w:szCs w:val="24"/>
          <w:lang w:eastAsia="zh-CN"/>
        </w:rPr>
        <w:t>日内完成整改或补救</w:t>
      </w:r>
      <w:r>
        <w:rPr>
          <w:rFonts w:ascii="微软雅黑" w:eastAsia="微软雅黑" w:hAnsi="微软雅黑"/>
          <w:sz w:val="24"/>
          <w:szCs w:val="24"/>
          <w:lang w:eastAsia="zh-CN"/>
        </w:rPr>
        <w:t>;</w:t>
      </w:r>
      <w:r>
        <w:rPr>
          <w:rFonts w:ascii="微软雅黑" w:eastAsia="微软雅黑" w:hAnsi="微软雅黑" w:hint="eastAsia"/>
          <w:sz w:val="24"/>
          <w:szCs w:val="24"/>
          <w:lang w:eastAsia="zh-CN"/>
        </w:rPr>
        <w:t>逾期未解决的，甲方有权解除合同，但已支付的款项应优先用于抵扣实际损失。</w:t>
      </w:r>
    </w:p>
    <w:p w14:paraId="7E324B25" w14:textId="77777777" w:rsidR="00B44750" w:rsidRDefault="00000000">
      <w:pPr>
        <w:spacing w:line="492"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sz w:val="24"/>
          <w:szCs w:val="24"/>
          <w:lang w:eastAsia="zh-CN"/>
        </w:rPr>
        <w:t>(3)</w:t>
      </w:r>
      <w:r>
        <w:rPr>
          <w:rFonts w:ascii="微软雅黑" w:eastAsia="微软雅黑" w:hAnsi="微软雅黑" w:hint="eastAsia"/>
          <w:sz w:val="24"/>
          <w:szCs w:val="24"/>
          <w:lang w:eastAsia="zh-CN"/>
        </w:rPr>
        <w:t>若甲方无法证明实际损失与乙方违约的因果关系，或主张金额超出合理范围，乙方有权拒绝承担超额部分。</w:t>
      </w:r>
    </w:p>
    <w:p w14:paraId="6A79BC2E" w14:textId="77777777" w:rsidR="00B44750" w:rsidRDefault="00000000">
      <w:pPr>
        <w:spacing w:line="492"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第十八条  </w:t>
      </w:r>
      <w:r>
        <w:rPr>
          <w:rFonts w:ascii="微软雅黑" w:eastAsia="微软雅黑" w:hAnsi="微软雅黑" w:cs="宋体" w:hint="eastAsia"/>
          <w:sz w:val="24"/>
          <w:szCs w:val="24"/>
          <w:lang w:eastAsia="zh-CN"/>
        </w:rPr>
        <w:t>双方确定，在本合同有效期内，甲方指定</w:t>
      </w:r>
      <w:r>
        <w:rPr>
          <w:rFonts w:ascii="微软雅黑" w:eastAsia="微软雅黑" w:hAnsi="微软雅黑" w:cs="宋体" w:hint="eastAsia"/>
          <w:sz w:val="24"/>
          <w:szCs w:val="24"/>
          <w:u w:val="single"/>
          <w:lang w:eastAsia="zh-CN"/>
        </w:rPr>
        <w:t>张凯</w:t>
      </w:r>
      <w:r>
        <w:rPr>
          <w:rFonts w:ascii="微软雅黑" w:eastAsia="微软雅黑" w:hAnsi="微软雅黑" w:cs="宋体" w:hint="eastAsia"/>
          <w:sz w:val="24"/>
          <w:szCs w:val="24"/>
          <w:lang w:eastAsia="zh-CN"/>
        </w:rPr>
        <w:t>为甲方项目联系人，乙方指定</w:t>
      </w:r>
      <w:r>
        <w:rPr>
          <w:rFonts w:ascii="微软雅黑" w:eastAsia="微软雅黑" w:hAnsi="微软雅黑" w:cs="宋体" w:hint="eastAsia"/>
          <w:sz w:val="24"/>
          <w:szCs w:val="24"/>
          <w:u w:val="single"/>
          <w:lang w:eastAsia="zh-CN"/>
        </w:rPr>
        <w:t>邵冬</w:t>
      </w:r>
      <w:r>
        <w:rPr>
          <w:rFonts w:ascii="微软雅黑" w:eastAsia="微软雅黑" w:hAnsi="微软雅黑" w:cs="宋体" w:hint="eastAsia"/>
          <w:sz w:val="24"/>
          <w:szCs w:val="24"/>
          <w:lang w:eastAsia="zh-CN"/>
        </w:rPr>
        <w:t>为乙方项目联系人。</w:t>
      </w:r>
    </w:p>
    <w:p w14:paraId="5B3526B9" w14:textId="77777777" w:rsidR="00B44750" w:rsidRDefault="00000000">
      <w:pPr>
        <w:spacing w:line="492" w:lineRule="exact"/>
        <w:rPr>
          <w:rFonts w:ascii="微软雅黑" w:eastAsia="微软雅黑" w:hAnsi="微软雅黑" w:hint="eastAsia"/>
          <w:sz w:val="24"/>
          <w:szCs w:val="24"/>
          <w:lang w:eastAsia="zh-CN"/>
        </w:rPr>
      </w:pPr>
      <w:r>
        <w:rPr>
          <w:rFonts w:ascii="微软雅黑" w:eastAsia="微软雅黑" w:hAnsi="微软雅黑" w:cs="宋体" w:hint="eastAsia"/>
          <w:sz w:val="24"/>
          <w:szCs w:val="24"/>
          <w:lang w:eastAsia="zh-CN"/>
        </w:rPr>
        <w:t>项目联系人承担以下责任：</w:t>
      </w:r>
    </w:p>
    <w:p w14:paraId="211B6445" w14:textId="77777777" w:rsidR="00B44750" w:rsidRDefault="00000000">
      <w:pPr>
        <w:spacing w:line="492" w:lineRule="exact"/>
        <w:rPr>
          <w:rFonts w:ascii="微软雅黑" w:eastAsia="微软雅黑" w:hAnsi="微软雅黑" w:hint="eastAsia"/>
          <w:color w:val="000000" w:themeColor="text1"/>
          <w:sz w:val="24"/>
          <w:szCs w:val="24"/>
          <w:lang w:eastAsia="zh-CN"/>
        </w:rPr>
      </w:pPr>
      <w:r>
        <w:rPr>
          <w:rFonts w:ascii="微软雅黑" w:eastAsia="微软雅黑" w:hAnsi="微软雅黑" w:hint="eastAsia"/>
          <w:sz w:val="24"/>
          <w:szCs w:val="24"/>
          <w:lang w:eastAsia="zh-CN"/>
        </w:rPr>
        <w:t>1．负责统筹管理</w:t>
      </w:r>
      <w:r>
        <w:rPr>
          <w:rFonts w:ascii="微软雅黑" w:eastAsia="微软雅黑" w:hAnsi="微软雅黑" w:cs="宋体" w:hint="eastAsia"/>
          <w:color w:val="000000" w:themeColor="text1"/>
          <w:sz w:val="24"/>
          <w:szCs w:val="24"/>
          <w:u w:val="single"/>
          <w:lang w:eastAsia="zh-CN"/>
        </w:rPr>
        <w:t>日报管理功能开发服务合同</w:t>
      </w:r>
      <w:r>
        <w:rPr>
          <w:rFonts w:ascii="微软雅黑" w:eastAsia="微软雅黑" w:hAnsi="微软雅黑" w:hint="eastAsia"/>
          <w:sz w:val="24"/>
          <w:szCs w:val="24"/>
          <w:lang w:eastAsia="zh-CN"/>
        </w:rPr>
        <w:t>的签订及资源协调</w:t>
      </w:r>
    </w:p>
    <w:p w14:paraId="32E27579" w14:textId="77777777" w:rsidR="00B44750" w:rsidRDefault="00000000">
      <w:pPr>
        <w:spacing w:line="492" w:lineRule="exact"/>
        <w:rPr>
          <w:rFonts w:ascii="微软雅黑" w:eastAsia="微软雅黑" w:hAnsi="微软雅黑" w:hint="eastAsia"/>
          <w:color w:val="000000" w:themeColor="text1"/>
          <w:sz w:val="24"/>
          <w:szCs w:val="24"/>
          <w:lang w:eastAsia="zh-CN"/>
        </w:rPr>
      </w:pPr>
      <w:r>
        <w:rPr>
          <w:rFonts w:ascii="微软雅黑" w:eastAsia="微软雅黑" w:hAnsi="微软雅黑" w:hint="eastAsia"/>
          <w:color w:val="000000" w:themeColor="text1"/>
          <w:sz w:val="24"/>
          <w:szCs w:val="24"/>
          <w:lang w:eastAsia="zh-CN"/>
        </w:rPr>
        <w:t>2．负责推进及把控日报管理项目的研发进度及产品质量</w:t>
      </w:r>
    </w:p>
    <w:p w14:paraId="34C16498" w14:textId="77777777" w:rsidR="00B44750" w:rsidRDefault="00000000">
      <w:pPr>
        <w:spacing w:line="492" w:lineRule="exact"/>
        <w:rPr>
          <w:rFonts w:ascii="微软雅黑" w:eastAsia="微软雅黑" w:hAnsi="微软雅黑" w:hint="eastAsia"/>
          <w:color w:val="000000" w:themeColor="text1"/>
          <w:sz w:val="24"/>
          <w:szCs w:val="24"/>
          <w:lang w:eastAsia="zh-CN"/>
        </w:rPr>
      </w:pPr>
      <w:r>
        <w:rPr>
          <w:rFonts w:ascii="微软雅黑" w:eastAsia="微软雅黑" w:hAnsi="微软雅黑" w:hint="eastAsia"/>
          <w:color w:val="000000" w:themeColor="text1"/>
          <w:sz w:val="24"/>
          <w:szCs w:val="24"/>
          <w:lang w:eastAsia="zh-CN"/>
        </w:rPr>
        <w:t>3</w:t>
      </w:r>
      <w:r>
        <w:rPr>
          <w:rFonts w:ascii="微软雅黑" w:eastAsia="微软雅黑" w:hAnsi="微软雅黑" w:cs="宋体" w:hint="eastAsia"/>
          <w:color w:val="000000" w:themeColor="text1"/>
          <w:sz w:val="24"/>
          <w:szCs w:val="24"/>
          <w:lang w:eastAsia="zh-CN"/>
        </w:rPr>
        <w:t>．负责其他有关事宜商谈</w:t>
      </w:r>
    </w:p>
    <w:p w14:paraId="7A3CF98D" w14:textId="77777777" w:rsidR="00B44750" w:rsidRDefault="00000000">
      <w:pPr>
        <w:spacing w:line="492" w:lineRule="exact"/>
        <w:rPr>
          <w:rFonts w:ascii="微软雅黑" w:eastAsia="微软雅黑" w:hAnsi="微软雅黑" w:hint="eastAsia"/>
          <w:sz w:val="24"/>
          <w:szCs w:val="24"/>
          <w:lang w:eastAsia="zh-CN"/>
        </w:rPr>
      </w:pPr>
      <w:r>
        <w:rPr>
          <w:rFonts w:ascii="微软雅黑" w:eastAsia="微软雅黑" w:hAnsi="微软雅黑" w:hint="eastAsia"/>
          <w:color w:val="000000" w:themeColor="text1"/>
          <w:sz w:val="24"/>
          <w:szCs w:val="24"/>
          <w:lang w:eastAsia="zh-CN"/>
        </w:rPr>
        <w:t>4.</w:t>
      </w:r>
      <w:r>
        <w:rPr>
          <w:rFonts w:ascii="微软雅黑" w:eastAsia="微软雅黑" w:hAnsi="微软雅黑" w:cs="宋体" w:hint="eastAsia"/>
          <w:color w:val="000000" w:themeColor="text1"/>
          <w:sz w:val="24"/>
          <w:szCs w:val="24"/>
          <w:lang w:eastAsia="zh-CN"/>
        </w:rPr>
        <w:t>项目需求及相关环节的确认。任何一方变更项目联系人或联系方式的，应在发生变更</w:t>
      </w:r>
      <w:r>
        <w:rPr>
          <w:rFonts w:ascii="微软雅黑" w:eastAsia="微软雅黑" w:hAnsi="微软雅黑" w:hint="eastAsia"/>
          <w:color w:val="000000" w:themeColor="text1"/>
          <w:sz w:val="24"/>
          <w:szCs w:val="24"/>
          <w:lang w:eastAsia="zh-CN"/>
        </w:rPr>
        <w:t xml:space="preserve"> 3</w:t>
      </w:r>
      <w:r>
        <w:rPr>
          <w:rFonts w:ascii="微软雅黑" w:eastAsia="微软雅黑" w:hAnsi="微软雅黑" w:cs="宋体" w:hint="eastAsia"/>
          <w:color w:val="000000" w:themeColor="text1"/>
          <w:sz w:val="24"/>
          <w:szCs w:val="24"/>
          <w:lang w:eastAsia="zh-CN"/>
        </w:rPr>
        <w:t>日内以书面形式通知对方，未及时通知并影响本合同履行或造成损失的，由变更一方承担延时交付及被解除合同的相应的法律责任。</w:t>
      </w:r>
      <w:r>
        <w:rPr>
          <w:rFonts w:ascii="微软雅黑" w:eastAsia="微软雅黑" w:hAnsi="微软雅黑" w:hint="eastAsia"/>
          <w:color w:val="000000" w:themeColor="text1"/>
          <w:sz w:val="24"/>
          <w:szCs w:val="24"/>
          <w:lang w:eastAsia="zh-CN"/>
        </w:rPr>
        <w:t xml:space="preserve">     </w:t>
      </w:r>
      <w:r>
        <w:rPr>
          <w:rFonts w:ascii="微软雅黑" w:eastAsia="微软雅黑" w:hAnsi="微软雅黑" w:hint="eastAsia"/>
          <w:sz w:val="24"/>
          <w:szCs w:val="24"/>
          <w:lang w:eastAsia="zh-CN"/>
        </w:rPr>
        <w:t xml:space="preserve">                                            </w:t>
      </w:r>
    </w:p>
    <w:p w14:paraId="103E8A5D" w14:textId="77777777" w:rsidR="00B44750" w:rsidRDefault="00000000">
      <w:pPr>
        <w:spacing w:line="492" w:lineRule="exact"/>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    </w:t>
      </w:r>
      <w:r>
        <w:rPr>
          <w:rFonts w:ascii="微软雅黑" w:eastAsia="微软雅黑" w:hAnsi="微软雅黑" w:cs="宋体" w:hint="eastAsia"/>
          <w:sz w:val="24"/>
          <w:szCs w:val="24"/>
          <w:lang w:eastAsia="zh-CN"/>
        </w:rPr>
        <w:t>一方变更项目联系人的，应当及时以书面形式通知另一方。未及时</w:t>
      </w:r>
    </w:p>
    <w:p w14:paraId="4A4EDA3E" w14:textId="77777777" w:rsidR="00B44750" w:rsidRDefault="00000000">
      <w:pPr>
        <w:spacing w:line="492" w:lineRule="exact"/>
        <w:rPr>
          <w:rFonts w:ascii="微软雅黑" w:eastAsia="微软雅黑" w:hAnsi="微软雅黑" w:hint="eastAsia"/>
          <w:sz w:val="24"/>
          <w:szCs w:val="24"/>
          <w:lang w:eastAsia="zh-CN"/>
        </w:rPr>
      </w:pPr>
      <w:r>
        <w:rPr>
          <w:rFonts w:ascii="微软雅黑" w:eastAsia="微软雅黑" w:hAnsi="微软雅黑" w:cs="宋体" w:hint="eastAsia"/>
          <w:sz w:val="24"/>
          <w:szCs w:val="24"/>
          <w:lang w:eastAsia="zh-CN"/>
        </w:rPr>
        <w:t>通知并影响本合同履行或造成损失的，应承担相应的责任。</w:t>
      </w:r>
    </w:p>
    <w:p w14:paraId="4E1748CD" w14:textId="77777777" w:rsidR="00B44750" w:rsidRDefault="00B44750">
      <w:pPr>
        <w:spacing w:line="492" w:lineRule="exact"/>
        <w:rPr>
          <w:rFonts w:ascii="微软雅黑" w:eastAsia="微软雅黑" w:hAnsi="微软雅黑" w:hint="eastAsia"/>
          <w:sz w:val="24"/>
          <w:szCs w:val="24"/>
          <w:lang w:eastAsia="zh-CN"/>
        </w:rPr>
      </w:pPr>
    </w:p>
    <w:p w14:paraId="6E50B6DD" w14:textId="77777777" w:rsidR="00B44750" w:rsidRDefault="00000000">
      <w:pPr>
        <w:spacing w:line="492" w:lineRule="exact"/>
        <w:ind w:firstLine="573"/>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第十九条  </w:t>
      </w:r>
      <w:r>
        <w:rPr>
          <w:rFonts w:ascii="微软雅黑" w:eastAsia="微软雅黑" w:hAnsi="微软雅黑" w:cs="宋体" w:hint="eastAsia"/>
          <w:sz w:val="24"/>
          <w:szCs w:val="24"/>
          <w:lang w:eastAsia="zh-CN"/>
        </w:rPr>
        <w:t>双方确定，出现不可抗力，致使本合同的履行成为不必要或不可能的，一方可以通知另一方解除本合同：</w:t>
      </w:r>
    </w:p>
    <w:p w14:paraId="298426AF" w14:textId="77777777" w:rsidR="00B44750" w:rsidRDefault="00000000">
      <w:pPr>
        <w:spacing w:line="492" w:lineRule="exact"/>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     1</w:t>
      </w:r>
      <w:r>
        <w:rPr>
          <w:rFonts w:ascii="微软雅黑" w:eastAsia="微软雅黑" w:hAnsi="微软雅黑" w:cs="宋体" w:hint="eastAsia"/>
          <w:sz w:val="24"/>
          <w:szCs w:val="24"/>
          <w:lang w:eastAsia="zh-CN"/>
        </w:rPr>
        <w:t>．由于地震、台风、水灾、火灾、战争以及其他不能预见并对其发生和后果不能预防、不能克服或避免的不可抗力，直接影响本协议的履行或者不能按照协议的约定履行时，遇有上述不可抗力的一方可以免除相关协议责任。</w:t>
      </w:r>
    </w:p>
    <w:p w14:paraId="4DCCDEB7" w14:textId="77777777" w:rsidR="00B44750" w:rsidRDefault="00000000">
      <w:pPr>
        <w:spacing w:line="492" w:lineRule="exact"/>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     2</w:t>
      </w:r>
      <w:r>
        <w:rPr>
          <w:rFonts w:ascii="微软雅黑" w:eastAsia="微软雅黑" w:hAnsi="微软雅黑" w:cs="宋体" w:hint="eastAsia"/>
          <w:sz w:val="24"/>
          <w:szCs w:val="24"/>
          <w:lang w:eastAsia="zh-CN"/>
        </w:rPr>
        <w:t>．遇有不可抗力的一方应立即书面通知对方，并在</w:t>
      </w:r>
      <w:r>
        <w:rPr>
          <w:rFonts w:ascii="微软雅黑" w:eastAsia="微软雅黑" w:hAnsi="微软雅黑" w:hint="eastAsia"/>
          <w:sz w:val="24"/>
          <w:szCs w:val="24"/>
          <w:lang w:eastAsia="zh-CN"/>
        </w:rPr>
        <w:t>15</w:t>
      </w:r>
      <w:r>
        <w:rPr>
          <w:rFonts w:ascii="微软雅黑" w:eastAsia="微软雅黑" w:hAnsi="微软雅黑" w:cs="宋体" w:hint="eastAsia"/>
          <w:sz w:val="24"/>
          <w:szCs w:val="24"/>
          <w:lang w:eastAsia="zh-CN"/>
        </w:rPr>
        <w:t>天之内提供不可抗力的详细情况及协议不能履行，或者部分不能履行，或者需要延期履行的理由和有效的证明文件。按不可抗力对履行协议影响的程度，由双方协商决定是否解</w:t>
      </w:r>
      <w:r>
        <w:rPr>
          <w:rFonts w:ascii="微软雅黑" w:eastAsia="微软雅黑" w:hAnsi="微软雅黑" w:cs="宋体" w:hint="eastAsia"/>
          <w:sz w:val="24"/>
          <w:szCs w:val="24"/>
          <w:lang w:eastAsia="zh-CN"/>
        </w:rPr>
        <w:lastRenderedPageBreak/>
        <w:t>除协议，或者部分免除履行协议的义务，或者延期履行协议。一方迟延履行本协议时发生不可抗力的，迟延方的协议义务不能免除。</w:t>
      </w:r>
      <w:r>
        <w:rPr>
          <w:rFonts w:ascii="微软雅黑" w:eastAsia="微软雅黑" w:hAnsi="微软雅黑" w:hint="eastAsia"/>
          <w:sz w:val="24"/>
          <w:szCs w:val="24"/>
          <w:lang w:eastAsia="zh-CN"/>
        </w:rPr>
        <w:t xml:space="preserve">  </w:t>
      </w:r>
    </w:p>
    <w:p w14:paraId="4788F5D6" w14:textId="77777777" w:rsidR="00B44750" w:rsidRDefault="00000000">
      <w:pPr>
        <w:spacing w:line="492" w:lineRule="exact"/>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     3</w:t>
      </w:r>
      <w:r>
        <w:rPr>
          <w:rFonts w:ascii="微软雅黑" w:eastAsia="微软雅黑" w:hAnsi="微软雅黑" w:cs="宋体" w:hint="eastAsia"/>
          <w:sz w:val="24"/>
          <w:szCs w:val="24"/>
          <w:lang w:eastAsia="zh-CN"/>
        </w:rPr>
        <w:t>．受到不可抗力影响的一方，应尽可能地采取合理的行为和适当的措施减轻不可抗力对本协议的履行所造成的影响。没有采取适当措施致使损失扩大的，该方不得就扩大损失的部分要求免责或赔偿。</w:t>
      </w:r>
    </w:p>
    <w:p w14:paraId="6C4BE709" w14:textId="77777777" w:rsidR="00B44750" w:rsidRDefault="00000000">
      <w:pPr>
        <w:spacing w:line="492" w:lineRule="exact"/>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  </w:t>
      </w:r>
    </w:p>
    <w:p w14:paraId="36EB2B5F" w14:textId="77777777" w:rsidR="00B44750" w:rsidRDefault="00000000">
      <w:pPr>
        <w:tabs>
          <w:tab w:val="left" w:pos="540"/>
        </w:tabs>
        <w:spacing w:line="492"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第二十条</w:t>
      </w:r>
      <w:r>
        <w:rPr>
          <w:rFonts w:ascii="微软雅黑" w:eastAsia="微软雅黑" w:hAnsi="微软雅黑"/>
          <w:sz w:val="24"/>
          <w:szCs w:val="24"/>
          <w:lang w:eastAsia="zh-CN"/>
        </w:rPr>
        <w:t xml:space="preserve">  </w:t>
      </w:r>
      <w:r>
        <w:rPr>
          <w:rFonts w:ascii="微软雅黑" w:eastAsia="微软雅黑" w:hAnsi="微软雅黑" w:cs="宋体" w:hint="eastAsia"/>
          <w:sz w:val="24"/>
          <w:szCs w:val="24"/>
          <w:lang w:eastAsia="zh-CN"/>
        </w:rPr>
        <w:t>双方因履行本合同而发生的争议，应协商、调解解决。协商、调解不成的，确定按以下方式处理：</w:t>
      </w:r>
    </w:p>
    <w:p w14:paraId="76EBB2F3" w14:textId="77777777" w:rsidR="00B44750" w:rsidRDefault="00000000">
      <w:pPr>
        <w:spacing w:line="492" w:lineRule="exact"/>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     1</w:t>
      </w:r>
      <w:r>
        <w:rPr>
          <w:rFonts w:ascii="微软雅黑" w:eastAsia="微软雅黑" w:hAnsi="微软雅黑" w:cs="宋体" w:hint="eastAsia"/>
          <w:sz w:val="24"/>
          <w:szCs w:val="24"/>
          <w:lang w:eastAsia="zh-CN"/>
        </w:rPr>
        <w:t>．提交仲裁委员会仲裁；</w:t>
      </w:r>
    </w:p>
    <w:p w14:paraId="4B3D1381" w14:textId="77777777" w:rsidR="00B44750" w:rsidRDefault="00000000">
      <w:pPr>
        <w:spacing w:line="492" w:lineRule="exact"/>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     2．</w:t>
      </w:r>
      <w:r>
        <w:rPr>
          <w:rFonts w:ascii="微软雅黑" w:eastAsia="微软雅黑" w:hAnsi="微软雅黑" w:cs="宋体" w:hint="eastAsia"/>
          <w:sz w:val="24"/>
          <w:szCs w:val="24"/>
          <w:lang w:eastAsia="zh-CN"/>
        </w:rPr>
        <w:t>依法向合同签署签订地有管辖权的人民法院起诉。</w:t>
      </w:r>
    </w:p>
    <w:p w14:paraId="01222631" w14:textId="77777777" w:rsidR="00B44750" w:rsidRDefault="00000000">
      <w:pPr>
        <w:spacing w:line="492" w:lineRule="exact"/>
        <w:rPr>
          <w:rFonts w:ascii="微软雅黑" w:eastAsia="微软雅黑" w:hAnsi="微软雅黑" w:hint="eastAsia"/>
          <w:sz w:val="24"/>
          <w:szCs w:val="24"/>
          <w:lang w:eastAsia="zh-CN"/>
        </w:rPr>
      </w:pPr>
      <w:r>
        <w:rPr>
          <w:rFonts w:ascii="微软雅黑" w:eastAsia="微软雅黑" w:hAnsi="微软雅黑" w:cs="宋体" w:hint="eastAsia"/>
          <w:sz w:val="24"/>
          <w:szCs w:val="24"/>
          <w:lang w:eastAsia="zh-CN"/>
        </w:rPr>
        <w:t>在争议解决过程中，除诉讼的部分以外，本合同应继续履行。</w:t>
      </w:r>
    </w:p>
    <w:p w14:paraId="161FCF9D" w14:textId="77777777" w:rsidR="00B44750" w:rsidRDefault="00B44750">
      <w:pPr>
        <w:spacing w:line="492" w:lineRule="exact"/>
        <w:rPr>
          <w:rFonts w:ascii="微软雅黑" w:eastAsia="微软雅黑" w:hAnsi="微软雅黑" w:hint="eastAsia"/>
          <w:sz w:val="24"/>
          <w:szCs w:val="24"/>
          <w:lang w:eastAsia="zh-CN"/>
        </w:rPr>
      </w:pPr>
    </w:p>
    <w:p w14:paraId="5D6C7B26" w14:textId="77777777" w:rsidR="00B44750" w:rsidRDefault="00000000">
      <w:pPr>
        <w:tabs>
          <w:tab w:val="left" w:pos="720"/>
          <w:tab w:val="left" w:pos="900"/>
        </w:tabs>
        <w:spacing w:line="520"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第二十一条 </w:t>
      </w:r>
      <w:r>
        <w:rPr>
          <w:rFonts w:ascii="微软雅黑" w:eastAsia="微软雅黑" w:hAnsi="微软雅黑"/>
          <w:sz w:val="24"/>
          <w:szCs w:val="24"/>
          <w:lang w:eastAsia="zh-CN"/>
        </w:rPr>
        <w:t xml:space="preserve"> </w:t>
      </w:r>
      <w:r>
        <w:rPr>
          <w:rFonts w:ascii="微软雅黑" w:eastAsia="微软雅黑" w:hAnsi="微软雅黑" w:cs="宋体" w:hint="eastAsia"/>
          <w:sz w:val="24"/>
          <w:szCs w:val="24"/>
          <w:lang w:eastAsia="zh-CN"/>
        </w:rPr>
        <w:t>禁止贿赂</w:t>
      </w:r>
    </w:p>
    <w:p w14:paraId="25BD403A" w14:textId="77777777" w:rsidR="00B44750" w:rsidRDefault="00000000">
      <w:pPr>
        <w:tabs>
          <w:tab w:val="left" w:pos="720"/>
          <w:tab w:val="left" w:pos="900"/>
        </w:tabs>
        <w:spacing w:line="520" w:lineRule="exact"/>
        <w:ind w:firstLineChars="202" w:firstLine="485"/>
        <w:rPr>
          <w:rFonts w:ascii="微软雅黑" w:eastAsia="微软雅黑" w:hAnsi="微软雅黑" w:hint="eastAsia"/>
          <w:sz w:val="24"/>
          <w:szCs w:val="24"/>
          <w:lang w:eastAsia="zh-CN"/>
        </w:rPr>
      </w:pPr>
      <w:r>
        <w:rPr>
          <w:rFonts w:ascii="微软雅黑" w:eastAsia="微软雅黑" w:hAnsi="微软雅黑" w:cs="宋体" w:hint="eastAsia"/>
          <w:sz w:val="24"/>
          <w:szCs w:val="24"/>
          <w:lang w:eastAsia="zh-CN"/>
        </w:rPr>
        <w:t>任何一方保证不向对方及与本合作有关的任何第三方的雇员或管理、工作人员，直接或间接，在账外暗中支付任何佣金、报酬或给予回扣，或者提供任何礼品或款待，亦不向另一方及与本合作有关的任何第三方雇员或管理、工作人员就上述事项达成任何安排，但是按照商业惯例赠送小额广告礼品的除外。</w:t>
      </w:r>
    </w:p>
    <w:p w14:paraId="6855C3F0" w14:textId="77777777" w:rsidR="00B44750" w:rsidRDefault="00000000">
      <w:pPr>
        <w:tabs>
          <w:tab w:val="left" w:pos="720"/>
          <w:tab w:val="left" w:pos="900"/>
        </w:tabs>
        <w:spacing w:line="520" w:lineRule="exact"/>
        <w:ind w:firstLineChars="202" w:firstLine="485"/>
        <w:rPr>
          <w:rFonts w:ascii="微软雅黑" w:eastAsia="微软雅黑" w:hAnsi="微软雅黑" w:hint="eastAsia"/>
          <w:sz w:val="24"/>
          <w:szCs w:val="24"/>
          <w:lang w:eastAsia="zh-CN"/>
        </w:rPr>
      </w:pPr>
      <w:r>
        <w:rPr>
          <w:rFonts w:ascii="微软雅黑" w:eastAsia="微软雅黑" w:hAnsi="微软雅黑" w:cs="宋体" w:hint="eastAsia"/>
          <w:sz w:val="24"/>
          <w:szCs w:val="24"/>
          <w:lang w:eastAsia="zh-CN"/>
        </w:rPr>
        <w:t>若任何一方违反了本条规定，则视为严重违约。守约方有权以书面形式通知违约方单方终止本合同，同时保留依法采取进一步法律措施的权利，违约方应承担由此给守约方带来的一切损失。</w:t>
      </w:r>
    </w:p>
    <w:p w14:paraId="3D4ACA58" w14:textId="77777777" w:rsidR="00B44750" w:rsidRDefault="00000000">
      <w:pPr>
        <w:tabs>
          <w:tab w:val="left" w:pos="720"/>
          <w:tab w:val="left" w:pos="900"/>
        </w:tabs>
        <w:spacing w:line="520" w:lineRule="exact"/>
        <w:ind w:firstLineChars="202" w:firstLine="485"/>
        <w:rPr>
          <w:rFonts w:ascii="微软雅黑" w:eastAsia="微软雅黑" w:hAnsi="微软雅黑" w:hint="eastAsia"/>
          <w:sz w:val="24"/>
          <w:szCs w:val="24"/>
          <w:lang w:eastAsia="zh-CN"/>
        </w:rPr>
      </w:pPr>
      <w:r>
        <w:rPr>
          <w:rFonts w:ascii="微软雅黑" w:eastAsia="微软雅黑" w:hAnsi="微软雅黑" w:cs="宋体" w:hint="eastAsia"/>
          <w:sz w:val="24"/>
          <w:szCs w:val="24"/>
          <w:lang w:eastAsia="zh-CN"/>
        </w:rPr>
        <w:t>若乙方认为甲方某位员工存在不当或非法行为时，可向甲方举报邮箱举报相关情况。乙方如实举报不当或非法行为不会对双方关系造成影响。</w:t>
      </w:r>
    </w:p>
    <w:p w14:paraId="79416AFB" w14:textId="77777777" w:rsidR="00B44750" w:rsidRDefault="00B44750">
      <w:pPr>
        <w:tabs>
          <w:tab w:val="left" w:pos="720"/>
          <w:tab w:val="left" w:pos="900"/>
        </w:tabs>
        <w:spacing w:line="520" w:lineRule="exact"/>
        <w:ind w:firstLineChars="202" w:firstLine="485"/>
        <w:rPr>
          <w:rFonts w:ascii="微软雅黑" w:eastAsia="微软雅黑" w:hAnsi="微软雅黑" w:hint="eastAsia"/>
          <w:sz w:val="24"/>
          <w:szCs w:val="24"/>
          <w:lang w:eastAsia="zh-CN"/>
        </w:rPr>
      </w:pPr>
    </w:p>
    <w:p w14:paraId="5DB2174B" w14:textId="77777777" w:rsidR="00B44750" w:rsidRDefault="00000000">
      <w:pPr>
        <w:spacing w:line="492"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第二十二条  </w:t>
      </w:r>
      <w:r>
        <w:rPr>
          <w:rFonts w:ascii="微软雅黑" w:eastAsia="微软雅黑" w:hAnsi="微软雅黑" w:cs="宋体" w:hint="eastAsia"/>
          <w:sz w:val="24"/>
          <w:szCs w:val="24"/>
          <w:lang w:eastAsia="zh-CN"/>
        </w:rPr>
        <w:t>本合同附件为本合同不可分割的组成部分</w:t>
      </w:r>
      <w:r>
        <w:rPr>
          <w:rFonts w:ascii="微软雅黑" w:eastAsia="微软雅黑" w:hAnsi="微软雅黑" w:hint="eastAsia"/>
          <w:sz w:val="24"/>
          <w:szCs w:val="24"/>
          <w:lang w:eastAsia="zh-CN"/>
        </w:rPr>
        <w:t>,</w:t>
      </w:r>
      <w:r>
        <w:rPr>
          <w:rFonts w:ascii="微软雅黑" w:eastAsia="微软雅黑" w:hAnsi="微软雅黑" w:cs="宋体" w:hint="eastAsia"/>
          <w:sz w:val="24"/>
          <w:szCs w:val="24"/>
          <w:lang w:eastAsia="zh-CN"/>
        </w:rPr>
        <w:t>与本合同具有同等法律效力。</w:t>
      </w:r>
      <w:r>
        <w:rPr>
          <w:rFonts w:ascii="微软雅黑" w:eastAsia="微软雅黑" w:hAnsi="微软雅黑" w:hint="eastAsia"/>
          <w:color w:val="000000" w:themeColor="text1"/>
          <w:sz w:val="24"/>
          <w:szCs w:val="24"/>
          <w:lang w:eastAsia="zh-CN"/>
        </w:rPr>
        <w:t xml:space="preserve">    </w:t>
      </w:r>
      <w:r>
        <w:rPr>
          <w:rFonts w:ascii="微软雅黑" w:eastAsia="微软雅黑" w:hAnsi="微软雅黑" w:hint="eastAsia"/>
          <w:sz w:val="24"/>
          <w:szCs w:val="24"/>
          <w:lang w:eastAsia="zh-CN"/>
        </w:rPr>
        <w:t xml:space="preserve">  </w:t>
      </w:r>
    </w:p>
    <w:p w14:paraId="143478AF" w14:textId="77777777" w:rsidR="00B44750" w:rsidRDefault="00B44750">
      <w:pPr>
        <w:spacing w:line="492" w:lineRule="exact"/>
        <w:ind w:firstLineChars="200" w:firstLine="480"/>
        <w:rPr>
          <w:rFonts w:ascii="微软雅黑" w:eastAsia="微软雅黑" w:hAnsi="微软雅黑" w:hint="eastAsia"/>
          <w:sz w:val="24"/>
          <w:szCs w:val="24"/>
          <w:lang w:eastAsia="zh-CN"/>
        </w:rPr>
      </w:pPr>
    </w:p>
    <w:p w14:paraId="3C067C49" w14:textId="77777777" w:rsidR="00B44750" w:rsidRDefault="00000000">
      <w:pPr>
        <w:spacing w:line="520" w:lineRule="exact"/>
        <w:ind w:firstLineChars="200" w:firstLine="480"/>
        <w:outlineLvl w:val="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t xml:space="preserve">第二十三条  </w:t>
      </w:r>
      <w:r>
        <w:rPr>
          <w:rFonts w:ascii="微软雅黑" w:eastAsia="微软雅黑" w:hAnsi="微软雅黑" w:cs="宋体" w:hint="eastAsia"/>
          <w:sz w:val="24"/>
          <w:szCs w:val="24"/>
          <w:lang w:eastAsia="zh-CN"/>
        </w:rPr>
        <w:t>本合同一式肆份，</w:t>
      </w:r>
      <w:r>
        <w:rPr>
          <w:rFonts w:ascii="微软雅黑" w:eastAsia="微软雅黑" w:hAnsi="微软雅黑" w:cs="宋体" w:hint="eastAsia"/>
          <w:sz w:val="24"/>
          <w:szCs w:val="24"/>
          <w:lang w:eastAsia="zh-Hans"/>
        </w:rPr>
        <w:t>甲方</w:t>
      </w:r>
      <w:r>
        <w:rPr>
          <w:rFonts w:ascii="微软雅黑" w:eastAsia="微软雅黑" w:hAnsi="微软雅黑" w:cs="宋体" w:hint="eastAsia"/>
          <w:sz w:val="24"/>
          <w:szCs w:val="24"/>
          <w:lang w:eastAsia="zh-CN"/>
        </w:rPr>
        <w:t>贰份，</w:t>
      </w:r>
      <w:r>
        <w:rPr>
          <w:rFonts w:ascii="微软雅黑" w:eastAsia="微软雅黑" w:hAnsi="微软雅黑" w:cs="宋体" w:hint="eastAsia"/>
          <w:sz w:val="24"/>
          <w:szCs w:val="24"/>
          <w:lang w:eastAsia="zh-Hans"/>
        </w:rPr>
        <w:t>乙方</w:t>
      </w:r>
      <w:r>
        <w:rPr>
          <w:rFonts w:ascii="微软雅黑" w:eastAsia="微软雅黑" w:hAnsi="微软雅黑" w:cs="宋体" w:hint="eastAsia"/>
          <w:sz w:val="24"/>
          <w:szCs w:val="24"/>
          <w:lang w:eastAsia="zh-CN"/>
        </w:rPr>
        <w:t>贰</w:t>
      </w:r>
      <w:r>
        <w:rPr>
          <w:rFonts w:ascii="微软雅黑" w:eastAsia="微软雅黑" w:hAnsi="微软雅黑" w:cs="宋体" w:hint="eastAsia"/>
          <w:sz w:val="24"/>
          <w:szCs w:val="24"/>
          <w:lang w:eastAsia="zh-Hans"/>
        </w:rPr>
        <w:t>份，</w:t>
      </w:r>
      <w:r>
        <w:rPr>
          <w:rFonts w:ascii="微软雅黑" w:eastAsia="微软雅黑" w:hAnsi="微软雅黑" w:cs="宋体" w:hint="eastAsia"/>
          <w:sz w:val="24"/>
          <w:szCs w:val="24"/>
          <w:lang w:eastAsia="zh-CN"/>
        </w:rPr>
        <w:t>具有同等法律效力。</w:t>
      </w:r>
    </w:p>
    <w:p w14:paraId="5FDAC486" w14:textId="77777777" w:rsidR="00B44750" w:rsidRDefault="00000000">
      <w:pPr>
        <w:spacing w:line="520" w:lineRule="exact"/>
        <w:ind w:firstLineChars="200" w:firstLine="480"/>
        <w:rPr>
          <w:rFonts w:ascii="微软雅黑" w:eastAsia="微软雅黑" w:hAnsi="微软雅黑" w:hint="eastAsia"/>
          <w:sz w:val="24"/>
          <w:szCs w:val="24"/>
          <w:lang w:eastAsia="zh-CN"/>
        </w:rPr>
      </w:pPr>
      <w:r>
        <w:rPr>
          <w:rFonts w:ascii="微软雅黑" w:eastAsia="微软雅黑" w:hAnsi="微软雅黑" w:hint="eastAsia"/>
          <w:sz w:val="24"/>
          <w:szCs w:val="24"/>
          <w:lang w:eastAsia="zh-CN"/>
        </w:rPr>
        <w:lastRenderedPageBreak/>
        <w:t xml:space="preserve"> </w:t>
      </w:r>
    </w:p>
    <w:p w14:paraId="66B237DF" w14:textId="77777777" w:rsidR="00B44750" w:rsidRDefault="00000000">
      <w:pPr>
        <w:spacing w:line="520" w:lineRule="exact"/>
        <w:ind w:firstLineChars="200" w:firstLine="480"/>
        <w:rPr>
          <w:rFonts w:ascii="微软雅黑" w:eastAsia="微软雅黑" w:hAnsi="微软雅黑" w:hint="eastAsia"/>
          <w:color w:val="auto"/>
          <w:spacing w:val="4"/>
          <w:sz w:val="24"/>
          <w:szCs w:val="24"/>
          <w:lang w:eastAsia="zh-CN"/>
        </w:rPr>
      </w:pPr>
      <w:r>
        <w:rPr>
          <w:rFonts w:ascii="微软雅黑" w:eastAsia="微软雅黑" w:hAnsi="微软雅黑" w:hint="eastAsia"/>
          <w:color w:val="auto"/>
          <w:sz w:val="24"/>
          <w:szCs w:val="24"/>
          <w:lang w:eastAsia="zh-CN"/>
        </w:rPr>
        <w:t xml:space="preserve">第二十四条  </w:t>
      </w:r>
      <w:r>
        <w:rPr>
          <w:rFonts w:ascii="微软雅黑" w:eastAsia="微软雅黑" w:hAnsi="微软雅黑" w:hint="eastAsia"/>
          <w:color w:val="auto"/>
          <w:spacing w:val="4"/>
          <w:sz w:val="24"/>
          <w:szCs w:val="24"/>
          <w:lang w:eastAsia="zh-Hans"/>
        </w:rPr>
        <w:t>补充条款</w:t>
      </w:r>
      <w:r>
        <w:rPr>
          <w:rFonts w:ascii="微软雅黑" w:eastAsia="微软雅黑" w:hAnsi="微软雅黑"/>
          <w:color w:val="auto"/>
          <w:spacing w:val="4"/>
          <w:sz w:val="24"/>
          <w:szCs w:val="24"/>
          <w:lang w:eastAsia="zh-Hans"/>
        </w:rPr>
        <w:t>：</w:t>
      </w:r>
    </w:p>
    <w:p w14:paraId="5E165521" w14:textId="77777777" w:rsidR="00B44750" w:rsidRDefault="00000000">
      <w:pPr>
        <w:pStyle w:val="10"/>
        <w:tabs>
          <w:tab w:val="left" w:pos="420"/>
        </w:tabs>
        <w:ind w:leftChars="67" w:left="422" w:hangingChars="115" w:hanging="281"/>
        <w:rPr>
          <w:rFonts w:ascii="微软雅黑" w:eastAsia="微软雅黑" w:hAnsi="微软雅黑" w:hint="eastAsia"/>
          <w:color w:val="auto"/>
          <w:spacing w:val="4"/>
          <w:sz w:val="24"/>
          <w:szCs w:val="24"/>
          <w:u w:val="single"/>
          <w:lang w:eastAsia="zh-Hans"/>
        </w:rPr>
      </w:pPr>
      <w:r>
        <w:rPr>
          <w:rFonts w:ascii="微软雅黑" w:eastAsia="微软雅黑" w:hAnsi="微软雅黑" w:hint="eastAsia"/>
          <w:color w:val="auto"/>
          <w:spacing w:val="4"/>
          <w:sz w:val="24"/>
          <w:szCs w:val="24"/>
        </w:rPr>
        <w:t xml:space="preserve">  </w:t>
      </w:r>
      <w:r>
        <w:rPr>
          <w:rFonts w:ascii="微软雅黑" w:eastAsia="微软雅黑" w:hAnsi="微软雅黑"/>
          <w:color w:val="auto"/>
          <w:spacing w:val="4"/>
          <w:sz w:val="24"/>
          <w:szCs w:val="24"/>
          <w:lang w:eastAsia="zh-Hans"/>
        </w:rPr>
        <w:t xml:space="preserve"> </w:t>
      </w:r>
      <w:r>
        <w:rPr>
          <w:rFonts w:ascii="微软雅黑" w:eastAsia="微软雅黑" w:hAnsi="微软雅黑"/>
          <w:color w:val="auto"/>
          <w:spacing w:val="4"/>
          <w:sz w:val="24"/>
          <w:szCs w:val="24"/>
          <w:u w:val="single"/>
          <w:lang w:eastAsia="zh-Hans"/>
        </w:rPr>
        <w:t xml:space="preserve">                                                                                                  </w:t>
      </w:r>
    </w:p>
    <w:p w14:paraId="19CCBB24" w14:textId="77777777" w:rsidR="00B44750" w:rsidRDefault="00000000">
      <w:pPr>
        <w:pStyle w:val="10"/>
        <w:tabs>
          <w:tab w:val="left" w:pos="420"/>
        </w:tabs>
        <w:ind w:firstLineChars="174" w:firstLine="425"/>
        <w:rPr>
          <w:rFonts w:ascii="微软雅黑" w:eastAsia="微软雅黑" w:hAnsi="微软雅黑" w:hint="eastAsia"/>
          <w:color w:val="auto"/>
          <w:spacing w:val="4"/>
          <w:sz w:val="24"/>
          <w:szCs w:val="24"/>
          <w:u w:val="single"/>
          <w:lang w:eastAsia="zh-Hans"/>
        </w:rPr>
      </w:pPr>
      <w:r>
        <w:rPr>
          <w:rFonts w:ascii="微软雅黑" w:eastAsia="微软雅黑" w:hAnsi="微软雅黑" w:hint="eastAsia"/>
          <w:color w:val="auto"/>
          <w:spacing w:val="4"/>
          <w:sz w:val="24"/>
          <w:szCs w:val="24"/>
          <w:u w:val="single"/>
        </w:rPr>
        <w:t xml:space="preserve">     </w:t>
      </w:r>
      <w:r>
        <w:rPr>
          <w:rFonts w:ascii="微软雅黑" w:eastAsia="微软雅黑" w:hAnsi="微软雅黑"/>
          <w:color w:val="auto"/>
          <w:spacing w:val="4"/>
          <w:sz w:val="24"/>
          <w:szCs w:val="24"/>
          <w:u w:val="single"/>
          <w:lang w:eastAsia="zh-Hans"/>
        </w:rPr>
        <w:t xml:space="preserve">                                                         </w:t>
      </w:r>
    </w:p>
    <w:p w14:paraId="5E3419FC" w14:textId="77777777" w:rsidR="00B44750" w:rsidRDefault="00000000">
      <w:pPr>
        <w:pStyle w:val="10"/>
        <w:numPr>
          <w:ilvl w:val="255"/>
          <w:numId w:val="0"/>
        </w:numPr>
        <w:tabs>
          <w:tab w:val="left" w:pos="420"/>
        </w:tabs>
        <w:ind w:firstLineChars="202" w:firstLine="485"/>
        <w:rPr>
          <w:rFonts w:ascii="微软雅黑" w:eastAsia="微软雅黑" w:hAnsi="微软雅黑" w:cs="楷体" w:hint="eastAsia"/>
          <w:color w:val="auto"/>
          <w:sz w:val="24"/>
          <w:szCs w:val="24"/>
        </w:rPr>
      </w:pPr>
      <w:r>
        <w:rPr>
          <w:rFonts w:ascii="微软雅黑" w:eastAsia="微软雅黑" w:hAnsi="微软雅黑" w:cs="楷体" w:hint="eastAsia"/>
          <w:color w:val="auto"/>
          <w:sz w:val="24"/>
          <w:szCs w:val="24"/>
        </w:rPr>
        <w:t>附件</w:t>
      </w:r>
    </w:p>
    <w:p w14:paraId="0FD5C472" w14:textId="77777777" w:rsidR="00B44750" w:rsidRDefault="00000000">
      <w:pPr>
        <w:pStyle w:val="10"/>
        <w:ind w:firstLineChars="202" w:firstLine="485"/>
        <w:rPr>
          <w:rFonts w:ascii="微软雅黑" w:eastAsia="微软雅黑" w:hAnsi="微软雅黑" w:cs="楷体" w:hint="eastAsia"/>
          <w:color w:val="auto"/>
          <w:sz w:val="24"/>
          <w:szCs w:val="24"/>
          <w:lang w:val="zh-TW"/>
        </w:rPr>
      </w:pPr>
      <w:r>
        <w:rPr>
          <w:rFonts w:ascii="微软雅黑" w:eastAsia="微软雅黑" w:hAnsi="微软雅黑" w:cs="楷体" w:hint="eastAsia"/>
          <w:color w:val="auto"/>
          <w:sz w:val="24"/>
          <w:szCs w:val="24"/>
          <w:lang w:val="zh-TW" w:eastAsia="zh-TW"/>
        </w:rPr>
        <w:t>附件一：《日报管理项目开发功能清单》</w:t>
      </w:r>
    </w:p>
    <w:p w14:paraId="16DE1279" w14:textId="77777777" w:rsidR="00B44750" w:rsidRDefault="00000000">
      <w:pPr>
        <w:pStyle w:val="10"/>
        <w:ind w:firstLineChars="202" w:firstLine="485"/>
        <w:rPr>
          <w:rFonts w:ascii="微软雅黑" w:eastAsia="微软雅黑" w:hAnsi="微软雅黑" w:cs="楷体" w:hint="eastAsia"/>
          <w:color w:val="auto"/>
          <w:sz w:val="24"/>
          <w:szCs w:val="24"/>
        </w:rPr>
      </w:pPr>
      <w:r>
        <w:rPr>
          <w:rFonts w:ascii="微软雅黑" w:eastAsia="微软雅黑" w:hAnsi="微软雅黑" w:cs="楷体" w:hint="eastAsia"/>
          <w:color w:val="auto"/>
          <w:sz w:val="24"/>
          <w:szCs w:val="24"/>
        </w:rPr>
        <w:t>附件二：《项目售后维护明细表》</w:t>
      </w:r>
    </w:p>
    <w:p w14:paraId="60776341" w14:textId="77777777" w:rsidR="00B44750" w:rsidRDefault="00000000">
      <w:pPr>
        <w:pStyle w:val="10"/>
        <w:ind w:firstLineChars="200" w:firstLine="480"/>
        <w:rPr>
          <w:rFonts w:ascii="微软雅黑" w:eastAsia="微软雅黑" w:hAnsi="微软雅黑" w:cs="楷体" w:hint="eastAsia"/>
          <w:color w:val="auto"/>
          <w:sz w:val="24"/>
          <w:szCs w:val="24"/>
          <w:lang w:eastAsia="zh-TW"/>
        </w:rPr>
      </w:pPr>
      <w:r>
        <w:rPr>
          <w:rFonts w:ascii="微软雅黑" w:eastAsia="微软雅黑" w:hAnsi="微软雅黑" w:cs="楷体" w:hint="eastAsia"/>
          <w:color w:val="auto"/>
          <w:sz w:val="24"/>
          <w:szCs w:val="24"/>
          <w:lang w:eastAsia="zh-Hans"/>
        </w:rPr>
        <w:t>附件</w:t>
      </w:r>
      <w:r>
        <w:rPr>
          <w:rFonts w:ascii="微软雅黑" w:eastAsia="微软雅黑" w:hAnsi="微软雅黑" w:cs="楷体" w:hint="eastAsia"/>
          <w:color w:val="auto"/>
          <w:sz w:val="24"/>
          <w:szCs w:val="24"/>
        </w:rPr>
        <w:t>三</w:t>
      </w:r>
      <w:r>
        <w:rPr>
          <w:rFonts w:ascii="微软雅黑" w:eastAsia="微软雅黑" w:hAnsi="微软雅黑" w:cs="楷体" w:hint="eastAsia"/>
          <w:color w:val="auto"/>
          <w:sz w:val="24"/>
          <w:szCs w:val="24"/>
          <w:lang w:eastAsia="zh-Hans"/>
        </w:rPr>
        <w:t>：</w:t>
      </w:r>
      <w:r>
        <w:rPr>
          <w:rFonts w:ascii="微软雅黑" w:eastAsia="微软雅黑" w:hAnsi="微软雅黑" w:cs="楷体" w:hint="eastAsia"/>
          <w:color w:val="auto"/>
          <w:sz w:val="24"/>
          <w:szCs w:val="24"/>
          <w:lang w:eastAsia="zh-TW"/>
        </w:rPr>
        <w:t>《需求变更</w:t>
      </w:r>
      <w:r>
        <w:rPr>
          <w:rFonts w:ascii="微软雅黑" w:eastAsia="微软雅黑" w:hAnsi="微软雅黑" w:cs="楷体" w:hint="eastAsia"/>
          <w:color w:val="auto"/>
          <w:sz w:val="24"/>
          <w:szCs w:val="24"/>
        </w:rPr>
        <w:t>申请</w:t>
      </w:r>
      <w:r>
        <w:rPr>
          <w:rFonts w:ascii="微软雅黑" w:eastAsia="微软雅黑" w:hAnsi="微软雅黑" w:cs="楷体" w:hint="eastAsia"/>
          <w:color w:val="auto"/>
          <w:sz w:val="24"/>
          <w:szCs w:val="24"/>
          <w:lang w:eastAsia="zh-TW"/>
        </w:rPr>
        <w:t>表》</w:t>
      </w:r>
    </w:p>
    <w:p w14:paraId="5F279066" w14:textId="77777777" w:rsidR="00B44750" w:rsidRDefault="00000000">
      <w:pPr>
        <w:pStyle w:val="10"/>
        <w:ind w:firstLineChars="202" w:firstLine="485"/>
        <w:rPr>
          <w:rFonts w:ascii="微软雅黑" w:eastAsia="微软雅黑" w:hAnsi="微软雅黑" w:cs="楷体" w:hint="eastAsia"/>
          <w:color w:val="auto"/>
          <w:sz w:val="24"/>
          <w:szCs w:val="24"/>
        </w:rPr>
      </w:pPr>
      <w:r>
        <w:rPr>
          <w:rFonts w:ascii="微软雅黑" w:eastAsia="微软雅黑" w:hAnsi="微软雅黑" w:cs="楷体" w:hint="eastAsia"/>
          <w:color w:val="auto"/>
          <w:sz w:val="24"/>
          <w:szCs w:val="24"/>
          <w:lang w:eastAsia="zh-Hans"/>
        </w:rPr>
        <w:t>附件</w:t>
      </w:r>
      <w:r>
        <w:rPr>
          <w:rFonts w:ascii="微软雅黑" w:eastAsia="微软雅黑" w:hAnsi="微软雅黑" w:cs="楷体" w:hint="eastAsia"/>
          <w:color w:val="auto"/>
          <w:sz w:val="24"/>
          <w:szCs w:val="24"/>
        </w:rPr>
        <w:t>四</w:t>
      </w:r>
      <w:r>
        <w:rPr>
          <w:rFonts w:ascii="微软雅黑" w:eastAsia="微软雅黑" w:hAnsi="微软雅黑" w:cs="楷体" w:hint="eastAsia"/>
          <w:color w:val="auto"/>
          <w:sz w:val="24"/>
          <w:szCs w:val="24"/>
          <w:lang w:eastAsia="zh-Hans"/>
        </w:rPr>
        <w:t>：《项目上线表》</w:t>
      </w:r>
    </w:p>
    <w:p w14:paraId="0BDB8674" w14:textId="77777777" w:rsidR="00B44750" w:rsidRDefault="00000000">
      <w:pPr>
        <w:pStyle w:val="10"/>
        <w:ind w:firstLineChars="202" w:firstLine="485"/>
        <w:rPr>
          <w:rFonts w:ascii="微软雅黑" w:eastAsia="微软雅黑" w:hAnsi="微软雅黑" w:cs="楷体" w:hint="eastAsia"/>
          <w:color w:val="auto"/>
          <w:sz w:val="24"/>
          <w:szCs w:val="24"/>
        </w:rPr>
      </w:pPr>
      <w:r>
        <w:rPr>
          <w:rFonts w:ascii="微软雅黑" w:eastAsia="微软雅黑" w:hAnsi="微软雅黑" w:cs="楷体" w:hint="eastAsia"/>
          <w:color w:val="auto"/>
          <w:sz w:val="24"/>
          <w:szCs w:val="24"/>
        </w:rPr>
        <w:t>附件二：《项目售后维护明细表》</w:t>
      </w:r>
    </w:p>
    <w:p w14:paraId="7FC1CB1B" w14:textId="77777777" w:rsidR="00B44750" w:rsidRDefault="00000000">
      <w:pPr>
        <w:pStyle w:val="10"/>
        <w:ind w:firstLineChars="202" w:firstLine="485"/>
        <w:rPr>
          <w:rFonts w:ascii="微软雅黑" w:eastAsia="微软雅黑" w:hAnsi="微软雅黑" w:cs="楷体" w:hint="eastAsia"/>
          <w:color w:val="auto"/>
          <w:sz w:val="24"/>
          <w:szCs w:val="24"/>
        </w:rPr>
      </w:pPr>
      <w:r>
        <w:rPr>
          <w:rFonts w:ascii="微软雅黑" w:eastAsia="微软雅黑" w:hAnsi="微软雅黑" w:cs="楷体" w:hint="eastAsia"/>
          <w:color w:val="auto"/>
          <w:sz w:val="24"/>
          <w:szCs w:val="24"/>
        </w:rPr>
        <w:t>附件五：项目验收申请单</w:t>
      </w:r>
    </w:p>
    <w:p w14:paraId="4899C923" w14:textId="77777777" w:rsidR="00B44750" w:rsidRDefault="00B44750">
      <w:pPr>
        <w:pStyle w:val="10"/>
        <w:ind w:firstLineChars="202" w:firstLine="485"/>
        <w:rPr>
          <w:rFonts w:ascii="微软雅黑" w:eastAsia="微软雅黑" w:hAnsi="微软雅黑" w:cs="楷体" w:hint="eastAsia"/>
          <w:color w:val="auto"/>
          <w:sz w:val="24"/>
          <w:szCs w:val="24"/>
        </w:rPr>
      </w:pPr>
    </w:p>
    <w:p w14:paraId="4EC62725" w14:textId="77777777" w:rsidR="00B44750" w:rsidRDefault="00B44750">
      <w:pPr>
        <w:pStyle w:val="10"/>
        <w:ind w:firstLineChars="202" w:firstLine="485"/>
        <w:rPr>
          <w:rFonts w:ascii="微软雅黑" w:eastAsia="微软雅黑" w:hAnsi="微软雅黑" w:cs="楷体" w:hint="eastAsia"/>
          <w:color w:val="auto"/>
          <w:sz w:val="24"/>
          <w:szCs w:val="24"/>
        </w:rPr>
      </w:pPr>
    </w:p>
    <w:p w14:paraId="22D891B5" w14:textId="77777777" w:rsidR="00B44750" w:rsidRDefault="00B44750">
      <w:pPr>
        <w:pStyle w:val="10"/>
        <w:ind w:firstLineChars="202" w:firstLine="485"/>
        <w:rPr>
          <w:rFonts w:ascii="微软雅黑" w:eastAsia="微软雅黑" w:hAnsi="微软雅黑" w:cs="楷体" w:hint="eastAsia"/>
          <w:color w:val="auto"/>
          <w:sz w:val="24"/>
          <w:szCs w:val="24"/>
        </w:rPr>
      </w:pPr>
    </w:p>
    <w:p w14:paraId="695A895E" w14:textId="77777777" w:rsidR="00B44750" w:rsidRDefault="00B44750">
      <w:pPr>
        <w:pStyle w:val="10"/>
        <w:ind w:firstLineChars="202" w:firstLine="485"/>
        <w:rPr>
          <w:rFonts w:ascii="微软雅黑" w:eastAsia="微软雅黑" w:hAnsi="微软雅黑" w:cs="楷体" w:hint="eastAsia"/>
          <w:color w:val="auto"/>
          <w:sz w:val="24"/>
          <w:szCs w:val="24"/>
        </w:rPr>
      </w:pPr>
    </w:p>
    <w:p w14:paraId="5154D954" w14:textId="77777777" w:rsidR="00B44750" w:rsidRDefault="00B44750">
      <w:pPr>
        <w:pStyle w:val="10"/>
        <w:ind w:firstLineChars="202" w:firstLine="485"/>
        <w:rPr>
          <w:rFonts w:ascii="微软雅黑" w:eastAsia="微软雅黑" w:hAnsi="微软雅黑" w:cs="楷体" w:hint="eastAsia"/>
          <w:color w:val="auto"/>
          <w:sz w:val="24"/>
          <w:szCs w:val="24"/>
        </w:rPr>
      </w:pPr>
    </w:p>
    <w:p w14:paraId="3F2240DC" w14:textId="77777777" w:rsidR="00B44750" w:rsidRDefault="00B44750">
      <w:pPr>
        <w:pStyle w:val="10"/>
        <w:ind w:firstLineChars="202" w:firstLine="485"/>
        <w:rPr>
          <w:rFonts w:ascii="微软雅黑" w:eastAsia="微软雅黑" w:hAnsi="微软雅黑" w:cs="楷体" w:hint="eastAsia"/>
          <w:color w:val="auto"/>
          <w:sz w:val="24"/>
          <w:szCs w:val="24"/>
        </w:rPr>
      </w:pPr>
    </w:p>
    <w:p w14:paraId="201F0D7E" w14:textId="77777777" w:rsidR="00B44750" w:rsidRDefault="00B44750">
      <w:pPr>
        <w:pStyle w:val="10"/>
        <w:ind w:firstLineChars="202" w:firstLine="485"/>
        <w:rPr>
          <w:rFonts w:ascii="微软雅黑" w:eastAsia="微软雅黑" w:hAnsi="微软雅黑" w:cs="楷体" w:hint="eastAsia"/>
          <w:color w:val="auto"/>
          <w:sz w:val="24"/>
          <w:szCs w:val="24"/>
        </w:rPr>
      </w:pPr>
    </w:p>
    <w:p w14:paraId="62555EE2" w14:textId="77777777" w:rsidR="00B44750" w:rsidRDefault="00B44750">
      <w:pPr>
        <w:pStyle w:val="10"/>
        <w:ind w:firstLineChars="202" w:firstLine="485"/>
        <w:rPr>
          <w:rFonts w:ascii="微软雅黑" w:eastAsia="微软雅黑" w:hAnsi="微软雅黑" w:cs="楷体" w:hint="eastAsia"/>
          <w:color w:val="auto"/>
          <w:sz w:val="24"/>
          <w:szCs w:val="24"/>
        </w:rPr>
      </w:pPr>
    </w:p>
    <w:p w14:paraId="0025E237" w14:textId="77777777" w:rsidR="00B44750" w:rsidRDefault="00B44750">
      <w:pPr>
        <w:pStyle w:val="10"/>
        <w:ind w:firstLineChars="202" w:firstLine="485"/>
        <w:rPr>
          <w:rFonts w:ascii="微软雅黑" w:eastAsia="微软雅黑" w:hAnsi="微软雅黑" w:cs="楷体" w:hint="eastAsia"/>
          <w:color w:val="auto"/>
          <w:sz w:val="24"/>
          <w:szCs w:val="24"/>
        </w:rPr>
      </w:pPr>
    </w:p>
    <w:p w14:paraId="486410DA" w14:textId="77777777" w:rsidR="00B44750" w:rsidRDefault="00000000">
      <w:pPr>
        <w:keepNext/>
        <w:spacing w:line="520" w:lineRule="exact"/>
        <w:rPr>
          <w:rFonts w:ascii="微软雅黑" w:eastAsia="微软雅黑" w:hAnsi="微软雅黑" w:cs="宋体" w:hint="eastAsia"/>
          <w:color w:val="000000" w:themeColor="text1"/>
          <w:sz w:val="24"/>
          <w:szCs w:val="24"/>
          <w:lang w:eastAsia="zh-CN"/>
        </w:rPr>
      </w:pPr>
      <w:r>
        <w:rPr>
          <w:rFonts w:ascii="微软雅黑" w:eastAsia="微软雅黑" w:hAnsi="微软雅黑" w:cs="宋体" w:hint="eastAsia"/>
          <w:color w:val="000000" w:themeColor="text1"/>
          <w:sz w:val="24"/>
          <w:szCs w:val="24"/>
          <w:lang w:eastAsia="zh-CN"/>
        </w:rPr>
        <w:t xml:space="preserve">甲方：           </w:t>
      </w:r>
      <w:r>
        <w:rPr>
          <w:rFonts w:ascii="微软雅黑" w:eastAsia="微软雅黑" w:hAnsi="微软雅黑" w:hint="eastAsia"/>
          <w:color w:val="000000" w:themeColor="text1"/>
          <w:sz w:val="24"/>
          <w:szCs w:val="24"/>
          <w:u w:val="single"/>
          <w:lang w:eastAsia="zh-CN"/>
        </w:rPr>
        <w:t xml:space="preserve">                    </w:t>
      </w:r>
      <w:r>
        <w:rPr>
          <w:rFonts w:ascii="微软雅黑" w:eastAsia="微软雅黑" w:hAnsi="微软雅黑" w:hint="eastAsia"/>
          <w:color w:val="000000" w:themeColor="text1"/>
          <w:sz w:val="24"/>
          <w:szCs w:val="24"/>
          <w:lang w:eastAsia="zh-CN"/>
        </w:rPr>
        <w:t xml:space="preserve"> (</w:t>
      </w:r>
      <w:r>
        <w:rPr>
          <w:rFonts w:ascii="微软雅黑" w:eastAsia="微软雅黑" w:hAnsi="微软雅黑" w:cs="宋体" w:hint="eastAsia"/>
          <w:color w:val="000000" w:themeColor="text1"/>
          <w:sz w:val="24"/>
          <w:szCs w:val="24"/>
          <w:lang w:eastAsia="zh-CN"/>
        </w:rPr>
        <w:t>盖章）</w:t>
      </w:r>
      <w:r>
        <w:rPr>
          <w:rFonts w:ascii="微软雅黑" w:eastAsia="微软雅黑" w:hAnsi="微软雅黑" w:hint="eastAsia"/>
          <w:color w:val="000000" w:themeColor="text1"/>
          <w:sz w:val="24"/>
          <w:szCs w:val="24"/>
          <w:lang w:eastAsia="zh-CN"/>
        </w:rPr>
        <w:t xml:space="preserve"> </w:t>
      </w:r>
      <w:r>
        <w:rPr>
          <w:rFonts w:ascii="微软雅黑" w:eastAsia="微软雅黑" w:hAnsi="微软雅黑" w:hint="eastAsia"/>
          <w:sz w:val="24"/>
          <w:szCs w:val="24"/>
          <w:lang w:eastAsia="zh-CN"/>
        </w:rPr>
        <w:t xml:space="preserve">        </w:t>
      </w:r>
      <w:r>
        <w:rPr>
          <w:rFonts w:ascii="微软雅黑" w:eastAsia="微软雅黑" w:hAnsi="微软雅黑" w:cs="宋体" w:hint="eastAsia"/>
          <w:color w:val="000000" w:themeColor="text1"/>
          <w:sz w:val="24"/>
          <w:szCs w:val="24"/>
          <w:lang w:eastAsia="zh-CN"/>
        </w:rPr>
        <w:t xml:space="preserve">乙方：         </w:t>
      </w:r>
      <w:r>
        <w:rPr>
          <w:rFonts w:ascii="微软雅黑" w:eastAsia="微软雅黑" w:hAnsi="微软雅黑" w:hint="eastAsia"/>
          <w:color w:val="000000" w:themeColor="text1"/>
          <w:sz w:val="24"/>
          <w:szCs w:val="24"/>
          <w:u w:val="single"/>
          <w:lang w:eastAsia="zh-CN"/>
        </w:rPr>
        <w:t xml:space="preserve">                     </w:t>
      </w:r>
      <w:r>
        <w:rPr>
          <w:rFonts w:ascii="微软雅黑" w:eastAsia="微软雅黑" w:hAnsi="微软雅黑" w:hint="eastAsia"/>
          <w:color w:val="000000" w:themeColor="text1"/>
          <w:sz w:val="24"/>
          <w:szCs w:val="24"/>
          <w:lang w:eastAsia="zh-CN"/>
        </w:rPr>
        <w:t>(</w:t>
      </w:r>
      <w:r>
        <w:rPr>
          <w:rFonts w:ascii="微软雅黑" w:eastAsia="微软雅黑" w:hAnsi="微软雅黑" w:cs="宋体" w:hint="eastAsia"/>
          <w:color w:val="000000" w:themeColor="text1"/>
          <w:sz w:val="24"/>
          <w:szCs w:val="24"/>
          <w:lang w:eastAsia="zh-CN"/>
        </w:rPr>
        <w:t>盖章）</w:t>
      </w:r>
    </w:p>
    <w:p w14:paraId="41E74FDE" w14:textId="77777777" w:rsidR="00B44750" w:rsidRDefault="00000000">
      <w:pPr>
        <w:keepNext/>
        <w:spacing w:line="520" w:lineRule="exact"/>
        <w:rPr>
          <w:rFonts w:ascii="微软雅黑" w:eastAsia="微软雅黑" w:hAnsi="微软雅黑" w:hint="eastAsia"/>
          <w:sz w:val="24"/>
          <w:szCs w:val="24"/>
          <w:lang w:eastAsia="zh-CN"/>
        </w:rPr>
      </w:pPr>
      <w:r>
        <w:rPr>
          <w:rFonts w:ascii="微软雅黑" w:eastAsia="微软雅黑" w:hAnsi="微软雅黑" w:cs="宋体" w:hint="eastAsia"/>
          <w:sz w:val="24"/>
          <w:szCs w:val="24"/>
          <w:lang w:eastAsia="zh-CN"/>
        </w:rPr>
        <w:t>甲方负责人：</w:t>
      </w:r>
      <w:r>
        <w:rPr>
          <w:rFonts w:ascii="微软雅黑" w:eastAsia="微软雅黑" w:hAnsi="微软雅黑" w:hint="eastAsia"/>
          <w:sz w:val="24"/>
          <w:szCs w:val="24"/>
          <w:u w:val="single"/>
          <w:lang w:eastAsia="zh-CN"/>
        </w:rPr>
        <w:t xml:space="preserve">                      </w:t>
      </w:r>
      <w:r>
        <w:rPr>
          <w:rFonts w:ascii="微软雅黑" w:eastAsia="微软雅黑" w:hAnsi="微软雅黑" w:hint="eastAsia"/>
          <w:color w:val="000000" w:themeColor="text1"/>
          <w:sz w:val="24"/>
          <w:szCs w:val="24"/>
          <w:lang w:eastAsia="zh-CN"/>
        </w:rPr>
        <w:t>(</w:t>
      </w:r>
      <w:r>
        <w:rPr>
          <w:rFonts w:ascii="微软雅黑" w:eastAsia="微软雅黑" w:hAnsi="微软雅黑" w:cs="宋体" w:hint="eastAsia"/>
          <w:color w:val="000000" w:themeColor="text1"/>
          <w:sz w:val="24"/>
          <w:szCs w:val="24"/>
          <w:lang w:eastAsia="zh-CN"/>
        </w:rPr>
        <w:t>签名）         乙</w:t>
      </w:r>
      <w:r>
        <w:rPr>
          <w:rFonts w:ascii="微软雅黑" w:eastAsia="微软雅黑" w:hAnsi="微软雅黑" w:cs="宋体" w:hint="eastAsia"/>
          <w:sz w:val="24"/>
          <w:szCs w:val="24"/>
          <w:lang w:eastAsia="zh-CN"/>
        </w:rPr>
        <w:t>方负责人：</w:t>
      </w:r>
      <w:r>
        <w:rPr>
          <w:rFonts w:ascii="微软雅黑" w:eastAsia="微软雅黑" w:hAnsi="微软雅黑" w:hint="eastAsia"/>
          <w:sz w:val="24"/>
          <w:szCs w:val="24"/>
          <w:u w:val="single"/>
          <w:lang w:eastAsia="zh-CN"/>
        </w:rPr>
        <w:t xml:space="preserve">                      </w:t>
      </w:r>
      <w:r>
        <w:rPr>
          <w:rFonts w:ascii="微软雅黑" w:eastAsia="微软雅黑" w:hAnsi="微软雅黑" w:hint="eastAsia"/>
          <w:color w:val="000000" w:themeColor="text1"/>
          <w:sz w:val="24"/>
          <w:szCs w:val="24"/>
          <w:lang w:eastAsia="zh-CN"/>
        </w:rPr>
        <w:t>(</w:t>
      </w:r>
      <w:r>
        <w:rPr>
          <w:rFonts w:ascii="微软雅黑" w:eastAsia="微软雅黑" w:hAnsi="微软雅黑" w:cs="宋体" w:hint="eastAsia"/>
          <w:color w:val="000000" w:themeColor="text1"/>
          <w:sz w:val="24"/>
          <w:szCs w:val="24"/>
          <w:lang w:eastAsia="zh-CN"/>
        </w:rPr>
        <w:t>签名）</w:t>
      </w:r>
    </w:p>
    <w:p w14:paraId="61EFC340" w14:textId="77777777" w:rsidR="00B44750" w:rsidRDefault="00000000">
      <w:pPr>
        <w:spacing w:line="520" w:lineRule="exact"/>
        <w:ind w:firstLineChars="900" w:firstLine="2160"/>
        <w:rPr>
          <w:rFonts w:ascii="微软雅黑" w:eastAsia="微软雅黑" w:hAnsi="微软雅黑" w:cs="宋体" w:hint="eastAsia"/>
          <w:color w:val="000000" w:themeColor="text1"/>
          <w:sz w:val="24"/>
          <w:szCs w:val="24"/>
          <w:lang w:eastAsia="zh-CN"/>
        </w:rPr>
      </w:pPr>
      <w:r>
        <w:rPr>
          <w:rFonts w:ascii="微软雅黑" w:eastAsia="微软雅黑" w:hAnsi="微软雅黑" w:cs="宋体" w:hint="eastAsia"/>
          <w:color w:val="000000" w:themeColor="text1"/>
          <w:sz w:val="24"/>
          <w:szCs w:val="24"/>
          <w:lang w:eastAsia="zh-CN"/>
        </w:rPr>
        <w:t>年     月     日                                             年     月     日</w:t>
      </w:r>
    </w:p>
    <w:p w14:paraId="462252A7" w14:textId="77777777" w:rsidR="00B44750" w:rsidRDefault="00000000">
      <w:pPr>
        <w:pStyle w:val="10"/>
        <w:keepNext/>
        <w:pageBreakBefore/>
        <w:ind w:firstLineChars="202" w:firstLine="568"/>
        <w:jc w:val="center"/>
        <w:rPr>
          <w:rFonts w:ascii="宋体" w:eastAsiaTheme="minorEastAsia" w:hAnsi="宋体" w:cs="宋体" w:hint="eastAsia"/>
          <w:b/>
          <w:bCs/>
          <w:sz w:val="28"/>
          <w:szCs w:val="28"/>
          <w:lang w:val="zh-TW"/>
        </w:rPr>
      </w:pPr>
      <w:r>
        <w:rPr>
          <w:rFonts w:ascii="宋体" w:hAnsi="宋体" w:cs="宋体" w:hint="eastAsia"/>
          <w:b/>
          <w:bCs/>
          <w:sz w:val="28"/>
          <w:szCs w:val="28"/>
          <w:lang w:val="zh-TW" w:eastAsia="zh-TW"/>
        </w:rPr>
        <w:lastRenderedPageBreak/>
        <w:t>附件</w:t>
      </w:r>
      <w:r>
        <w:rPr>
          <w:rFonts w:ascii="宋体" w:hAnsi="宋体" w:cs="宋体" w:hint="eastAsia"/>
          <w:b/>
          <w:bCs/>
          <w:sz w:val="28"/>
          <w:szCs w:val="28"/>
          <w:lang w:eastAsia="zh-TW"/>
        </w:rPr>
        <w:t>一：</w:t>
      </w:r>
      <w:r>
        <w:rPr>
          <w:rFonts w:ascii="宋体" w:hAnsi="宋体" w:cs="宋体" w:hint="eastAsia"/>
          <w:b/>
          <w:bCs/>
          <w:sz w:val="28"/>
          <w:szCs w:val="28"/>
          <w:lang w:val="zh-TW" w:eastAsia="zh-TW"/>
        </w:rPr>
        <w:t>《项目开发功能清单》</w:t>
      </w:r>
    </w:p>
    <w:p>
      <w:pPr>
        <w:pStyle w:val="10"/>
        <w:keepNext/>
        <w:jc w:val="left"/>
        <w:rPr>
          <w:rFonts w:ascii="微软雅黑" w:eastAsia="微软雅黑" w:hAnsi="微软雅黑" w:cs="宋体" w:hint="eastAsia"/>
          <w:sz w:val="24"/>
          <w:szCs w:val="24"/>
          <w:lang w:val="zh-TW"/>
        </w:rPr>
        <w:ind w:firstLine="0"/>
      </w:pPr>
      <w:r>
        <w:rPr>
          <w:rFonts w:ascii="微软雅黑" w:eastAsia="微软雅黑" w:hAnsi="微软雅黑" w:cs="宋体" w:hint="eastAsia"/>
          <w:sz w:val="24"/>
          <w:szCs w:val="24"/>
          <w:lang w:val="zh-TW"/>
          <w:b/>
        </w:rPr>
        <w:t>一、日报管理小程序客户端</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1. 员工日报填写与提交</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员工可填写今日行动、今日成长、明日计划，支持保存草稿、继续填写、复制上次已提交日报的文字补充、提交及当天修改后重新提交。复制文字不覆盖本日关联业务；系统提供保存、提交及异常状态提示。</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正文及逐单反馈的必填要求、无业务日提交条件、日报截止时间和历史补提规则，以甲方书面确认的业务规则为准。</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2. 关联业务与逐单反馈</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按员工及日报日期关联现有凤御销售订单和服务单，自动带出符合条件的业务，支持查询并补充遗漏条目。已分配业绩的独立销售单可记录销售感受；服务单可记录服务反馈、顾客反馈及后续跟进。</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服务单展示本次核销项目、使用次数及来源销售单；来源销售单仅作追溯展示，同一次服务只填写一条反馈，避免重复填报。未分配业绩且未进行服务的销售单不作为独立填报条目。</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3. 指导关系记录</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员工可在日报中选填指导员及同事，保存后在日报详情展示。可选人员范围按甲方确认的组织和业务规则确定。</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4. 个人日报记录与详情</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员工可按经营月查看个人历史日报、应提交数、已提交数、未提交数及提交率，并查看关联业务、逐单反馈、整日补充、指导关系和提交时间。本人草稿可继续填写；历史已提交日报按只读方式展示，当天修改及补提按确认规则执行。</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5. 经营目标管理</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员工设置个人目标，店长设置本店目标，市场负责人按授权设置所属市场目标；包含经营月及经营周的业绩、消耗目标。支持显示去年对应经营周期实际数据作为参考，已有数据不足时提示暂无参考数据。</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支持月目标确认后锁定、当前经营周目标设置和更新，第四经营周目标按月目标扣除前三周目标后的余额自动计算；校验月目标、周目标及累计金额。个人月目标支持填写负激励文字，随月目标确认保存。目标修改权限和锁定规则以甲方书面确认为准。</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6. 经营指标与日报快照</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按个人或授权管理范围展示当日业绩、消耗完成金额，以及经营周、经营月的目标、实际完成金额和完成率。提交日报时保存相应业务明细、经营周期及经营指标快照，历史详情可查看提交时数据；快照更新规则以甲方书面确认为准。</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7. 店长本店管理</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店长可完成本人日报，查看本店人员在今日、经营周、经营月的提交概况、人员列表及已提交日报详情。员工草稿对店长按未提交状态展示，草稿内容不对店长开放。</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8. 管理人员总览与组织查询</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管理人员按后台授权范围查看市场、门店及员工的提交统计和待关注对象，支持今日、经营周、经营月切换，市场、门店、员工逐级下钻，以及按姓名、岗位、门店筛选人员。查看已提交日报详情时执行相同权限校验。</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9. 经营指标 PK 榜单</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按经营月展示可查看的 PK 班级、参与门店和人员数量及班级状态；进入班级后可切换业绩榜、消耗榜，展示名次、姓名、区域、军团、小组、指导员、本周目标与完成额、周完成率、本月累计目标与完成额及月完成率。排名口径、累计目标口径及跨市场查看权限以甲方书面确认为准。</w:t>
      </w:r>
    </w:p>
    <w:p>
      <w:pPr>
        <w:pStyle w:val="10"/>
        <w:keepNext/>
        <w:jc w:val="left"/>
        <w:rPr>
          <w:rFonts w:ascii="微软雅黑" w:eastAsia="微软雅黑" w:hAnsi="微软雅黑" w:cs="宋体" w:hint="eastAsia"/>
          <w:sz w:val="24"/>
          <w:szCs w:val="24"/>
          <w:lang w:val="zh-TW"/>
        </w:rPr>
        <w:ind w:firstLine="0"/>
      </w:pPr>
      <w:r>
        <w:rPr>
          <w:rFonts w:ascii="微软雅黑" w:eastAsia="微软雅黑" w:hAnsi="微软雅黑" w:cs="宋体" w:hint="eastAsia"/>
          <w:sz w:val="24"/>
          <w:szCs w:val="24"/>
          <w:lang w:val="zh-TW"/>
          <w:b/>
        </w:rPr>
        <w:t>二、凤御管理后台增量功能</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1. 经营周期配置</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支持维护经营月内四个经营周的起止日期，允许经营周长度不同；校验日期有效、连续且不重叠，并完整覆盖经营月。支持保存前展示影响预览、保存生效及查询修改记录，记录操作人、时间和调整内容。</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小程序日报、经营目标和统计按统一周期规则读取；原始业务日期保持不变。经营月起止规则、已使用周期调整权限、历史统计重算及既有快照处理，以甲方书面确认的规则为准。</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2. PK 班级配置</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支持按经营月新建 PK 班级、设置参与门店及不参与状态，查看班级所属门店和参与人员，以及区域、军团、小组、指导员等展示信息。同一经营月每家门店归属一个 PK 班级或不参与，支持保存后供小程序读取；成员纳入及展示信息来源按确认规则执行。</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3. 组织与授权关联</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在现有凤御组织、市场、门店、员工及权限体系基础上，关联日报用户身份、岗位和授权范围，控制后台配置权限及小程序数据查看、目标维护和 PK 查看范围。</w:t>
      </w:r>
    </w:p>
    <w:p>
      <w:pPr>
        <w:pStyle w:val="10"/>
        <w:keepNext/>
        <w:jc w:val="left"/>
        <w:rPr>
          <w:rFonts w:ascii="微软雅黑" w:eastAsia="微软雅黑" w:hAnsi="微软雅黑" w:cs="宋体" w:hint="eastAsia"/>
          <w:sz w:val="24"/>
          <w:szCs w:val="24"/>
          <w:lang w:val="zh-TW"/>
        </w:rPr>
        <w:ind w:firstLine="0"/>
      </w:pPr>
      <w:r>
        <w:rPr>
          <w:rFonts w:ascii="微软雅黑" w:eastAsia="微软雅黑" w:hAnsi="微软雅黑" w:cs="宋体" w:hint="eastAsia"/>
          <w:sz w:val="24"/>
          <w:szCs w:val="24"/>
          <w:lang w:val="zh-TW"/>
          <w:b/>
        </w:rPr>
        <w:t>三、凤御服务端增量开发内容</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1. 日报及业务关联接口</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提供日报创建、草稿保存、提交、当天修改、个人历史和详情查询能力，保存文字补充、逐单反馈及指导关系；提供关联销售订单、服务单、核销来源及补充业务查询能力，并执行人员、日期和权限校验。</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2. 经营目标、指标及快照接口</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提供个人、门店、市场的经营月和经营周目标读写、确认锁定及第四周余额计算；基于现有凤御业务数据提供业绩、消耗和完成率查询、同期参考数据查询，以及日报提交快照的保存和读取。</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3. 提交统计及 PK 接口</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提供员工、门店、市场维度的应提交、已提交、未提交、提交率及明细查询，支持授权范围内逐级查看和人员筛选；提供 PK 班级、成员及业绩榜、消耗榜所需统计和排序能力。</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4. 配置与权限接口</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提供经营周期、PK 班级及门店归属配置的保存、查询、校验和修改记录能力，并在所有日报、业务、目标、统计及配置接口中执行相应身份与权限控制。</w:t>
      </w:r>
    </w:p>
    <w:p>
      <w:pPr>
        <w:pStyle w:val="10"/>
        <w:keepNext/>
        <w:jc w:val="left"/>
        <w:rPr>
          <w:rFonts w:ascii="微软雅黑" w:eastAsia="微软雅黑" w:hAnsi="微软雅黑" w:cs="宋体" w:hint="eastAsia"/>
          <w:sz w:val="24"/>
          <w:szCs w:val="24"/>
          <w:lang w:val="zh-TW"/>
        </w:rPr>
        <w:ind w:firstLine="0"/>
      </w:pPr>
      <w:r>
        <w:rPr>
          <w:rFonts w:ascii="微软雅黑" w:eastAsia="微软雅黑" w:hAnsi="微软雅黑" w:cs="宋体" w:hint="eastAsia"/>
          <w:sz w:val="24"/>
          <w:szCs w:val="24"/>
          <w:lang w:val="zh-TW"/>
          <w:b/>
        </w:rPr>
        <w:t>四、技术要求与业务规则</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1. 数据管理与权限</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日报、目标、周期及 PK 数据与现有凤御组织、人员和业务单据建立必要关联；员工仅维护本人日报，店长和管理人员按授权查看。草稿仅本人可见，越权请求应拒绝。</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2. 数据读写与统计一致性</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保证草稿保存、提交及再次修改的数据正确性，同一员工同一日报日期的重复保存或提交不重复累计统计；经营周期、目标及统计使用统一口径。业绩与消耗的归属、退款影响、人员应交范围、去年同期匹配及历史重算规则，以甲方书面确认为准。</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3. 联调与稳定性验证</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在现有凤御服务端部署条件下，完成小程序、管理后台与服务端的联调，验证日报读写、业务关联、目标校验、提交统计、快照、PK 榜单、配置生效及权限隔离，并完成本项目范围内必要的稳定性验证。</w:t>
      </w:r>
    </w:p>
    <w:p>
      <w:pPr>
        <w:pStyle w:val="10"/>
        <w:keepNext/>
        <w:jc w:val="left"/>
        <w:rPr>
          <w:rFonts w:ascii="微软雅黑" w:eastAsia="微软雅黑" w:hAnsi="微软雅黑" w:cs="宋体" w:hint="eastAsia"/>
          <w:sz w:val="24"/>
          <w:szCs w:val="24"/>
          <w:lang w:val="zh-TW"/>
        </w:rPr>
        <w:ind w:left="360" w:hanging="360"/>
      </w:pPr>
      <w:r>
        <w:rPr>
          <w:rFonts w:ascii="微软雅黑" w:eastAsia="微软雅黑" w:hAnsi="微软雅黑" w:cs="宋体" w:hint="eastAsia"/>
          <w:sz w:val="24"/>
          <w:szCs w:val="24"/>
          <w:lang w:val="zh-TW"/>
        </w:rPr>
        <w:t>4. 功能边界</w:t>
      </w:r>
    </w:p>
    <w:p>
      <w:pPr>
        <w:pStyle w:val="10"/>
        <w:jc w:val="left"/>
        <w:rPr>
          <w:rFonts w:ascii="微软雅黑" w:eastAsia="微软雅黑" w:hAnsi="微软雅黑" w:cs="宋体" w:hint="eastAsia"/>
          <w:sz w:val="24"/>
          <w:szCs w:val="24"/>
          <w:lang w:val="zh-TW"/>
        </w:rPr>
        <w:ind w:firstLine="480"/>
      </w:pPr>
      <w:r>
        <w:rPr>
          <w:rFonts w:ascii="微软雅黑" w:eastAsia="微软雅黑" w:hAnsi="微软雅黑" w:cs="宋体" w:hint="eastAsia"/>
          <w:sz w:val="24"/>
          <w:szCs w:val="24"/>
          <w:lang w:val="zh-TW"/>
        </w:rPr>
        <w:t>本项目基于现有凤御系统增量开发上述功能。日报提交和负激励文字记录不作为工资确认或扣款操作，本清单不包含工资结算、自动奖惩、催交消息、点评审批、图片或语音附件及报表导出；另有书面约定的，按约定执行。</w:t>
      </w:r>
    </w:p>
    <w:p w14:paraId="1C64E7C7" w14:textId="77777777" w:rsidR="00B44750" w:rsidRDefault="00000000">
      <w:pPr>
        <w:pStyle w:val="10"/>
        <w:keepNext/>
        <w:pageBreakBefore/>
        <w:ind w:firstLineChars="202" w:firstLine="568"/>
        <w:jc w:val="center"/>
        <w:rPr>
          <w:rFonts w:asciiTheme="minorEastAsia" w:eastAsiaTheme="minorEastAsia" w:hAnsiTheme="minorEastAsia" w:cs="宋体-简" w:hint="eastAsia"/>
          <w:b/>
          <w:bCs/>
          <w:color w:val="auto"/>
          <w:sz w:val="24"/>
          <w:szCs w:val="24"/>
          <w:lang w:eastAsia="zh-Hans"/>
        </w:rPr>
      </w:pPr>
      <w:r>
        <w:rPr>
          <w:rFonts w:asciiTheme="minorEastAsia" w:eastAsiaTheme="minorEastAsia" w:hAnsiTheme="minorEastAsia" w:cs="宋体" w:hint="eastAsia"/>
          <w:b/>
          <w:bCs/>
          <w:color w:val="auto"/>
          <w:sz w:val="28"/>
          <w:szCs w:val="28"/>
          <w:lang w:eastAsia="zh-TW"/>
        </w:rPr>
        <w:lastRenderedPageBreak/>
        <w:t>附件二：</w:t>
      </w:r>
      <w:r>
        <w:rPr>
          <w:rFonts w:asciiTheme="minorEastAsia" w:eastAsiaTheme="minorEastAsia" w:hAnsiTheme="minorEastAsia" w:cs="宋体" w:hint="eastAsia"/>
          <w:b/>
          <w:bCs/>
          <w:color w:val="auto"/>
          <w:sz w:val="28"/>
          <w:szCs w:val="28"/>
          <w:lang w:eastAsia="zh-Hans"/>
        </w:rPr>
        <w:t>《项目售后维护明细表》</w:t>
      </w:r>
    </w:p>
    <w:tbl>
      <w:tblPr>
        <w:tblW w:w="8382" w:type="dxa"/>
        <w:tblInd w:w="-22" w:type="dxa"/>
        <w:tblLayout w:type="fixed"/>
        <w:tblLook w:val="04A0" w:firstRow="1" w:lastRow="0" w:firstColumn="1" w:lastColumn="0" w:noHBand="0" w:noVBand="1"/>
      </w:tblPr>
      <w:tblGrid>
        <w:gridCol w:w="5225"/>
        <w:gridCol w:w="3157"/>
      </w:tblGrid>
      <w:tr w:rsidR="00B44750" w14:paraId="6EA00A65" w14:textId="77777777">
        <w:trPr>
          <w:trHeight w:val="529"/>
        </w:trPr>
        <w:tc>
          <w:tcPr>
            <w:tcW w:w="8382" w:type="dxa"/>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61C817A"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b/>
                <w:bCs/>
                <w:sz w:val="24"/>
                <w:szCs w:val="24"/>
              </w:rPr>
              <w:t>服务方式</w:t>
            </w:r>
          </w:p>
        </w:tc>
      </w:tr>
      <w:tr w:rsidR="00B44750" w14:paraId="28273DD1" w14:textId="77777777">
        <w:trPr>
          <w:trHeight w:val="407"/>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BBC62C"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Email支持</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AE34AB"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w:t>
            </w:r>
          </w:p>
        </w:tc>
      </w:tr>
      <w:tr w:rsidR="00B44750" w14:paraId="5339DA6B" w14:textId="77777777">
        <w:trPr>
          <w:trHeight w:val="407"/>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47B4F86"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技术</w:t>
            </w:r>
            <w:r>
              <w:rPr>
                <w:rFonts w:asciiTheme="minorEastAsia" w:eastAsiaTheme="minorEastAsia" w:hAnsiTheme="minorEastAsia" w:cs="宋体" w:hint="eastAsia"/>
                <w:sz w:val="24"/>
                <w:szCs w:val="24"/>
                <w:lang w:eastAsia="zh-Hans"/>
              </w:rPr>
              <w:t>响</w:t>
            </w:r>
            <w:r>
              <w:rPr>
                <w:rFonts w:asciiTheme="minorEastAsia" w:eastAsiaTheme="minorEastAsia" w:hAnsiTheme="minorEastAsia" w:cs="宋体" w:hint="eastAsia"/>
                <w:sz w:val="24"/>
                <w:szCs w:val="24"/>
              </w:rPr>
              <w:t>应时间</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A67DEE"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5X8小时</w:t>
            </w:r>
          </w:p>
        </w:tc>
      </w:tr>
      <w:tr w:rsidR="00B44750" w14:paraId="2B0B1315" w14:textId="77777777">
        <w:trPr>
          <w:trHeight w:val="407"/>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7D153B"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使用培训（</w:t>
            </w:r>
            <w:r>
              <w:rPr>
                <w:rFonts w:asciiTheme="minorEastAsia" w:eastAsiaTheme="minorEastAsia" w:hAnsiTheme="minorEastAsia" w:cs="宋体" w:hint="eastAsia"/>
                <w:sz w:val="24"/>
                <w:szCs w:val="24"/>
                <w:lang w:eastAsia="zh-Hans"/>
              </w:rPr>
              <w:t>工作日</w:t>
            </w:r>
            <w:r>
              <w:rPr>
                <w:rFonts w:asciiTheme="minorEastAsia" w:eastAsiaTheme="minorEastAsia" w:hAnsiTheme="minorEastAsia" w:cs="宋体" w:hint="eastAsia"/>
                <w:sz w:val="24"/>
                <w:szCs w:val="24"/>
              </w:rPr>
              <w:t>）</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A47AE2"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sz w:val="24"/>
                <w:szCs w:val="24"/>
              </w:rPr>
              <w:t>3</w:t>
            </w:r>
          </w:p>
        </w:tc>
      </w:tr>
      <w:tr w:rsidR="00B44750" w14:paraId="75369EA0" w14:textId="77777777">
        <w:trPr>
          <w:trHeight w:val="651"/>
        </w:trPr>
        <w:tc>
          <w:tcPr>
            <w:tcW w:w="8382" w:type="dxa"/>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E7E485"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b/>
                <w:bCs/>
                <w:sz w:val="24"/>
                <w:szCs w:val="24"/>
              </w:rPr>
              <w:t>基础服务</w:t>
            </w:r>
          </w:p>
        </w:tc>
      </w:tr>
      <w:tr w:rsidR="00B44750" w14:paraId="4C0EBEF1" w14:textId="77777777">
        <w:trPr>
          <w:trHeight w:val="376"/>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7057EF"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系统安装</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FEA56C0"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sz w:val="24"/>
                <w:szCs w:val="24"/>
              </w:rPr>
              <w:t>√</w:t>
            </w:r>
          </w:p>
        </w:tc>
      </w:tr>
      <w:tr w:rsidR="00B44750" w14:paraId="621E649E" w14:textId="77777777">
        <w:trPr>
          <w:trHeight w:val="376"/>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CC0106B"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使用指导</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42D627"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w:t>
            </w:r>
          </w:p>
        </w:tc>
      </w:tr>
      <w:tr w:rsidR="00B44750" w14:paraId="7C9D5CD1" w14:textId="77777777">
        <w:trPr>
          <w:trHeight w:val="376"/>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06E20E"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问题及bug反馈</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1B190F"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w:t>
            </w:r>
          </w:p>
        </w:tc>
      </w:tr>
      <w:tr w:rsidR="00B44750" w14:paraId="308860D6" w14:textId="77777777">
        <w:trPr>
          <w:trHeight w:val="376"/>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FEAE3E"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系统优化设置</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6F6527"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w:t>
            </w:r>
          </w:p>
        </w:tc>
      </w:tr>
      <w:tr w:rsidR="00B44750" w14:paraId="2931A4C3" w14:textId="77777777">
        <w:trPr>
          <w:trHeight w:val="376"/>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AF7B925"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转移服务器空间</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C86C49E"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1次</w:t>
            </w:r>
          </w:p>
        </w:tc>
      </w:tr>
      <w:tr w:rsidR="00B44750" w14:paraId="0E1B8193" w14:textId="77777777">
        <w:trPr>
          <w:trHeight w:val="468"/>
        </w:trPr>
        <w:tc>
          <w:tcPr>
            <w:tcW w:w="8382" w:type="dxa"/>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8A8BA1"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b/>
                <w:bCs/>
                <w:sz w:val="24"/>
                <w:szCs w:val="24"/>
              </w:rPr>
              <w:t>服务器维护</w:t>
            </w:r>
          </w:p>
        </w:tc>
      </w:tr>
      <w:tr w:rsidR="00B44750" w14:paraId="5CCD1A6F" w14:textId="77777777">
        <w:trPr>
          <w:trHeight w:val="358"/>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0468F09"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服务器安全设置</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DEA33AC"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w:t>
            </w:r>
          </w:p>
        </w:tc>
      </w:tr>
      <w:tr w:rsidR="00B44750" w14:paraId="030AF559" w14:textId="77777777">
        <w:trPr>
          <w:trHeight w:val="358"/>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37C0311"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lang w:eastAsia="zh-Hans"/>
              </w:rPr>
              <w:t>系统数据定期</w:t>
            </w:r>
            <w:r>
              <w:rPr>
                <w:rFonts w:asciiTheme="minorEastAsia" w:eastAsiaTheme="minorEastAsia" w:hAnsiTheme="minorEastAsia" w:cs="宋体" w:hint="eastAsia"/>
                <w:sz w:val="24"/>
                <w:szCs w:val="24"/>
              </w:rPr>
              <w:t>备份</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8E8EDA"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w:t>
            </w:r>
          </w:p>
        </w:tc>
      </w:tr>
      <w:tr w:rsidR="00B44750" w14:paraId="18DF5CF1" w14:textId="77777777">
        <w:trPr>
          <w:trHeight w:val="498"/>
        </w:trPr>
        <w:tc>
          <w:tcPr>
            <w:tcW w:w="8382" w:type="dxa"/>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6731AFE"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b/>
                <w:bCs/>
                <w:sz w:val="24"/>
                <w:szCs w:val="24"/>
              </w:rPr>
              <w:t>数据库维护</w:t>
            </w:r>
          </w:p>
        </w:tc>
      </w:tr>
      <w:tr w:rsidR="00B44750" w14:paraId="7D201ED4" w14:textId="77777777">
        <w:trPr>
          <w:trHeight w:val="358"/>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FD4BC9"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数据库安装</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F514DBD"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w:t>
            </w:r>
          </w:p>
        </w:tc>
      </w:tr>
      <w:tr w:rsidR="00B44750" w14:paraId="2814F4ED" w14:textId="77777777">
        <w:trPr>
          <w:trHeight w:val="358"/>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4B9CAE"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数据库标准校验</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C6AE2D"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w:t>
            </w:r>
          </w:p>
        </w:tc>
      </w:tr>
      <w:tr w:rsidR="00B44750" w14:paraId="3A58BB5E" w14:textId="77777777">
        <w:trPr>
          <w:trHeight w:val="358"/>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704F63F"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数据库优化</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67BA09"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w:t>
            </w:r>
          </w:p>
        </w:tc>
      </w:tr>
      <w:tr w:rsidR="00B44750" w14:paraId="6D3A3ADC" w14:textId="77777777">
        <w:trPr>
          <w:trHeight w:val="358"/>
        </w:trPr>
        <w:tc>
          <w:tcPr>
            <w:tcW w:w="52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18E5A7"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数据库自动备份</w:t>
            </w:r>
          </w:p>
        </w:tc>
        <w:tc>
          <w:tcPr>
            <w:tcW w:w="31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2F3612" w14:textId="77777777" w:rsidR="00B44750" w:rsidRDefault="00000000">
            <w:pPr>
              <w:jc w:val="center"/>
              <w:rPr>
                <w:rFonts w:asciiTheme="minorEastAsia" w:eastAsiaTheme="minorEastAsia" w:hAnsiTheme="minorEastAsia" w:cs="宋体" w:hint="eastAsia"/>
                <w:sz w:val="24"/>
                <w:szCs w:val="24"/>
              </w:rPr>
            </w:pPr>
            <w:r>
              <w:rPr>
                <w:rFonts w:asciiTheme="minorEastAsia" w:eastAsiaTheme="minorEastAsia" w:hAnsiTheme="minorEastAsia" w:cs="宋体" w:hint="eastAsia"/>
                <w:sz w:val="24"/>
                <w:szCs w:val="24"/>
              </w:rPr>
              <w:t>√</w:t>
            </w:r>
          </w:p>
        </w:tc>
      </w:tr>
    </w:tbl>
    <w:p w14:paraId="6DF10075" w14:textId="77777777" w:rsidR="00B44750" w:rsidRDefault="00B44750">
      <w:pPr>
        <w:pStyle w:val="10"/>
        <w:ind w:firstLineChars="202" w:firstLine="323"/>
        <w:rPr>
          <w:rFonts w:asciiTheme="minorEastAsia" w:eastAsiaTheme="minorEastAsia" w:hAnsiTheme="minorEastAsia" w:cs="宋体-简" w:hint="eastAsia"/>
          <w:color w:val="auto"/>
          <w:sz w:val="16"/>
          <w:szCs w:val="16"/>
          <w:lang w:eastAsia="zh-TW"/>
        </w:rPr>
      </w:pPr>
    </w:p>
    <w:p w14:paraId="51AB7021" w14:textId="77777777" w:rsidR="00B44750" w:rsidRDefault="00B44750">
      <w:pPr>
        <w:pStyle w:val="10"/>
        <w:rPr>
          <w:rFonts w:ascii="宋体" w:eastAsia="宋体" w:hAnsi="宋体" w:cs="宋体" w:hint="eastAsia"/>
          <w:color w:val="auto"/>
          <w:sz w:val="28"/>
          <w:szCs w:val="28"/>
        </w:rPr>
        <w:sectPr w:rsidR="00B44750">
          <w:headerReference w:type="default" r:id="rId16"/>
          <w:footerReference w:type="default" r:id="rId17"/>
          <w:pgSz w:w="11906" w:h="16838"/>
          <w:pgMar w:top="1440" w:right="1800" w:bottom="1440" w:left="1800" w:header="851" w:footer="992" w:gutter="0"/>
          <w:cols w:space="425"/>
          <w:docGrid w:type="lines" w:linePitch="312"/>
        </w:sectPr>
      </w:pPr>
    </w:p>
    <w:p w14:paraId="38F983EC" w14:textId="77777777" w:rsidR="00B44750" w:rsidRDefault="00000000">
      <w:pPr>
        <w:pStyle w:val="10"/>
        <w:keepNext/>
        <w:ind w:firstLineChars="202" w:firstLine="568"/>
        <w:jc w:val="center"/>
        <w:rPr>
          <w:rFonts w:asciiTheme="majorEastAsia" w:eastAsiaTheme="majorEastAsia" w:hAnsiTheme="majorEastAsia" w:cs="宋体-简" w:hint="eastAsia"/>
          <w:b/>
          <w:bCs/>
          <w:color w:val="auto"/>
          <w:sz w:val="28"/>
          <w:szCs w:val="28"/>
          <w:lang w:eastAsia="zh-TW"/>
        </w:rPr>
      </w:pPr>
      <w:r>
        <w:rPr>
          <w:rFonts w:asciiTheme="majorEastAsia" w:eastAsiaTheme="majorEastAsia" w:hAnsiTheme="majorEastAsia" w:cs="宋体-简" w:hint="eastAsia"/>
          <w:b/>
          <w:bCs/>
          <w:color w:val="auto"/>
          <w:sz w:val="28"/>
          <w:szCs w:val="28"/>
          <w:lang w:eastAsia="zh-Hans"/>
        </w:rPr>
        <w:lastRenderedPageBreak/>
        <w:t>附件</w:t>
      </w:r>
      <w:r>
        <w:rPr>
          <w:rFonts w:asciiTheme="majorEastAsia" w:eastAsiaTheme="majorEastAsia" w:hAnsiTheme="majorEastAsia" w:cs="宋体-简" w:hint="eastAsia"/>
          <w:b/>
          <w:bCs/>
          <w:color w:val="auto"/>
          <w:sz w:val="28"/>
          <w:szCs w:val="28"/>
        </w:rPr>
        <w:t>三</w:t>
      </w:r>
      <w:r>
        <w:rPr>
          <w:rFonts w:asciiTheme="majorEastAsia" w:eastAsiaTheme="majorEastAsia" w:hAnsiTheme="majorEastAsia" w:cs="宋体-简" w:hint="eastAsia"/>
          <w:b/>
          <w:bCs/>
          <w:color w:val="auto"/>
          <w:sz w:val="28"/>
          <w:szCs w:val="28"/>
          <w:lang w:eastAsia="zh-Hans"/>
        </w:rPr>
        <w:t>：</w:t>
      </w:r>
      <w:r>
        <w:rPr>
          <w:rFonts w:asciiTheme="majorEastAsia" w:eastAsiaTheme="majorEastAsia" w:hAnsiTheme="majorEastAsia" w:cs="宋体-简" w:hint="eastAsia"/>
          <w:b/>
          <w:bCs/>
          <w:color w:val="auto"/>
          <w:sz w:val="28"/>
          <w:szCs w:val="28"/>
          <w:lang w:eastAsia="zh-TW"/>
        </w:rPr>
        <w:t>《需求变更</w:t>
      </w:r>
      <w:r>
        <w:rPr>
          <w:rFonts w:asciiTheme="majorEastAsia" w:eastAsiaTheme="majorEastAsia" w:hAnsiTheme="majorEastAsia" w:cs="宋体-简" w:hint="eastAsia"/>
          <w:b/>
          <w:bCs/>
          <w:color w:val="auto"/>
          <w:sz w:val="28"/>
          <w:szCs w:val="28"/>
        </w:rPr>
        <w:t>申请</w:t>
      </w:r>
      <w:r>
        <w:rPr>
          <w:rFonts w:asciiTheme="majorEastAsia" w:eastAsiaTheme="majorEastAsia" w:hAnsiTheme="majorEastAsia" w:cs="宋体-简" w:hint="eastAsia"/>
          <w:b/>
          <w:bCs/>
          <w:color w:val="auto"/>
          <w:sz w:val="28"/>
          <w:szCs w:val="28"/>
          <w:lang w:eastAsia="zh-TW"/>
        </w:rPr>
        <w:t>表》</w:t>
      </w:r>
    </w:p>
    <w:tbl>
      <w:tblPr>
        <w:tblW w:w="92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9"/>
        <w:gridCol w:w="2939"/>
        <w:gridCol w:w="1480"/>
        <w:gridCol w:w="3226"/>
      </w:tblGrid>
      <w:tr w:rsidR="00B44750" w14:paraId="4F02F685" w14:textId="77777777">
        <w:trPr>
          <w:trHeight w:val="564"/>
          <w:jc w:val="center"/>
        </w:trPr>
        <w:tc>
          <w:tcPr>
            <w:tcW w:w="9254" w:type="dxa"/>
            <w:gridSpan w:val="4"/>
            <w:vAlign w:val="center"/>
          </w:tcPr>
          <w:p w14:paraId="5746B7B8" w14:textId="77777777" w:rsidR="00B44750" w:rsidRDefault="00000000">
            <w:pPr>
              <w:jc w:val="center"/>
              <w:rPr>
                <w:rFonts w:asciiTheme="majorEastAsia" w:eastAsiaTheme="majorEastAsia" w:hAnsiTheme="majorEastAsia" w:cs="宋体-简" w:hint="eastAsia"/>
                <w:sz w:val="24"/>
                <w:szCs w:val="24"/>
                <w:lang w:eastAsia="zh-CN"/>
              </w:rPr>
            </w:pPr>
            <w:r>
              <w:rPr>
                <w:rFonts w:asciiTheme="majorEastAsia" w:eastAsiaTheme="majorEastAsia" w:hAnsiTheme="majorEastAsia" w:cs="宋体-简" w:hint="eastAsia"/>
                <w:b/>
                <w:bCs/>
                <w:sz w:val="24"/>
                <w:szCs w:val="24"/>
                <w:lang w:eastAsia="zh-CN"/>
              </w:rPr>
              <w:t>项目需求本更确认书</w:t>
            </w:r>
          </w:p>
        </w:tc>
      </w:tr>
      <w:tr w:rsidR="00B44750" w14:paraId="0C3AB57F" w14:textId="77777777">
        <w:trPr>
          <w:trHeight w:val="544"/>
          <w:jc w:val="center"/>
        </w:trPr>
        <w:tc>
          <w:tcPr>
            <w:tcW w:w="1609" w:type="dxa"/>
            <w:vAlign w:val="center"/>
          </w:tcPr>
          <w:p w14:paraId="3FB81CA4" w14:textId="77777777" w:rsidR="00B44750" w:rsidRDefault="00000000">
            <w:pPr>
              <w:jc w:val="center"/>
              <w:rPr>
                <w:rFonts w:asciiTheme="majorEastAsia" w:eastAsiaTheme="majorEastAsia" w:hAnsiTheme="majorEastAsia" w:cs="宋体-简" w:hint="eastAsia"/>
                <w:sz w:val="24"/>
                <w:szCs w:val="24"/>
              </w:rPr>
            </w:pPr>
            <w:r>
              <w:rPr>
                <w:rFonts w:asciiTheme="majorEastAsia" w:eastAsiaTheme="majorEastAsia" w:hAnsiTheme="majorEastAsia" w:cs="宋体-简" w:hint="eastAsia"/>
                <w:sz w:val="24"/>
                <w:szCs w:val="24"/>
              </w:rPr>
              <w:t>项目名称</w:t>
            </w:r>
          </w:p>
        </w:tc>
        <w:tc>
          <w:tcPr>
            <w:tcW w:w="2939" w:type="dxa"/>
            <w:vAlign w:val="center"/>
          </w:tcPr>
          <w:p w14:paraId="152F8EA1" w14:textId="77777777" w:rsidR="00B44750" w:rsidRDefault="00B44750">
            <w:pPr>
              <w:jc w:val="center"/>
              <w:rPr>
                <w:rFonts w:asciiTheme="majorEastAsia" w:eastAsiaTheme="majorEastAsia" w:hAnsiTheme="majorEastAsia" w:cs="宋体-简" w:hint="eastAsia"/>
                <w:sz w:val="24"/>
                <w:szCs w:val="24"/>
              </w:rPr>
            </w:pPr>
          </w:p>
        </w:tc>
        <w:tc>
          <w:tcPr>
            <w:tcW w:w="1480" w:type="dxa"/>
            <w:vAlign w:val="center"/>
          </w:tcPr>
          <w:p w14:paraId="5C7F822A" w14:textId="77777777" w:rsidR="00B44750" w:rsidRDefault="00000000">
            <w:pPr>
              <w:jc w:val="center"/>
              <w:rPr>
                <w:rFonts w:asciiTheme="majorEastAsia" w:eastAsiaTheme="majorEastAsia" w:hAnsiTheme="majorEastAsia" w:cs="宋体-简" w:hint="eastAsia"/>
                <w:sz w:val="24"/>
                <w:szCs w:val="24"/>
              </w:rPr>
            </w:pPr>
            <w:r>
              <w:rPr>
                <w:rFonts w:asciiTheme="majorEastAsia" w:eastAsiaTheme="majorEastAsia" w:hAnsiTheme="majorEastAsia" w:cs="宋体-简" w:hint="eastAsia"/>
                <w:sz w:val="24"/>
                <w:szCs w:val="24"/>
              </w:rPr>
              <w:t>日期</w:t>
            </w:r>
          </w:p>
        </w:tc>
        <w:tc>
          <w:tcPr>
            <w:tcW w:w="3226" w:type="dxa"/>
            <w:vAlign w:val="center"/>
          </w:tcPr>
          <w:p w14:paraId="22B170A2" w14:textId="77777777" w:rsidR="00B44750" w:rsidRDefault="00B44750">
            <w:pPr>
              <w:jc w:val="center"/>
              <w:rPr>
                <w:rFonts w:asciiTheme="majorEastAsia" w:eastAsiaTheme="majorEastAsia" w:hAnsiTheme="majorEastAsia" w:cs="宋体-简" w:hint="eastAsia"/>
                <w:sz w:val="24"/>
                <w:szCs w:val="24"/>
              </w:rPr>
            </w:pPr>
          </w:p>
        </w:tc>
      </w:tr>
      <w:tr w:rsidR="00B44750" w14:paraId="015E45D6" w14:textId="77777777">
        <w:trPr>
          <w:trHeight w:val="566"/>
          <w:jc w:val="center"/>
        </w:trPr>
        <w:tc>
          <w:tcPr>
            <w:tcW w:w="1609" w:type="dxa"/>
            <w:vAlign w:val="center"/>
          </w:tcPr>
          <w:p w14:paraId="435176EB" w14:textId="77777777" w:rsidR="00B44750" w:rsidRDefault="00000000">
            <w:pPr>
              <w:jc w:val="center"/>
              <w:rPr>
                <w:rFonts w:asciiTheme="majorEastAsia" w:eastAsiaTheme="majorEastAsia" w:hAnsiTheme="majorEastAsia" w:cs="宋体-简" w:hint="eastAsia"/>
                <w:sz w:val="24"/>
                <w:szCs w:val="24"/>
              </w:rPr>
            </w:pPr>
            <w:r>
              <w:rPr>
                <w:rFonts w:asciiTheme="majorEastAsia" w:eastAsiaTheme="majorEastAsia" w:hAnsiTheme="majorEastAsia" w:cs="宋体-简" w:hint="eastAsia"/>
                <w:sz w:val="24"/>
                <w:szCs w:val="24"/>
              </w:rPr>
              <w:t>申请人</w:t>
            </w:r>
          </w:p>
        </w:tc>
        <w:tc>
          <w:tcPr>
            <w:tcW w:w="2939" w:type="dxa"/>
            <w:vAlign w:val="center"/>
          </w:tcPr>
          <w:p w14:paraId="274BEE8A" w14:textId="77777777" w:rsidR="00B44750" w:rsidRDefault="00B44750">
            <w:pPr>
              <w:jc w:val="center"/>
              <w:rPr>
                <w:rFonts w:asciiTheme="majorEastAsia" w:eastAsiaTheme="majorEastAsia" w:hAnsiTheme="majorEastAsia" w:cs="宋体-简" w:hint="eastAsia"/>
                <w:sz w:val="24"/>
                <w:szCs w:val="24"/>
              </w:rPr>
            </w:pPr>
          </w:p>
        </w:tc>
        <w:tc>
          <w:tcPr>
            <w:tcW w:w="1480" w:type="dxa"/>
            <w:vAlign w:val="center"/>
          </w:tcPr>
          <w:p w14:paraId="270ADD74" w14:textId="77777777" w:rsidR="00B44750" w:rsidRDefault="00000000">
            <w:pPr>
              <w:jc w:val="center"/>
              <w:rPr>
                <w:rFonts w:asciiTheme="majorEastAsia" w:eastAsiaTheme="majorEastAsia" w:hAnsiTheme="majorEastAsia" w:cs="宋体-简" w:hint="eastAsia"/>
                <w:sz w:val="24"/>
                <w:szCs w:val="24"/>
              </w:rPr>
            </w:pPr>
            <w:r>
              <w:rPr>
                <w:rFonts w:asciiTheme="majorEastAsia" w:eastAsiaTheme="majorEastAsia" w:hAnsiTheme="majorEastAsia" w:cs="宋体-简" w:hint="eastAsia"/>
                <w:sz w:val="24"/>
                <w:szCs w:val="24"/>
              </w:rPr>
              <w:t>申请单位</w:t>
            </w:r>
          </w:p>
        </w:tc>
        <w:tc>
          <w:tcPr>
            <w:tcW w:w="3226" w:type="dxa"/>
            <w:vAlign w:val="center"/>
          </w:tcPr>
          <w:p w14:paraId="66DE8341" w14:textId="77777777" w:rsidR="00B44750" w:rsidRDefault="00B44750">
            <w:pPr>
              <w:jc w:val="center"/>
              <w:rPr>
                <w:rFonts w:asciiTheme="majorEastAsia" w:eastAsiaTheme="majorEastAsia" w:hAnsiTheme="majorEastAsia" w:cs="宋体-简" w:hint="eastAsia"/>
                <w:sz w:val="24"/>
                <w:szCs w:val="24"/>
              </w:rPr>
            </w:pPr>
          </w:p>
        </w:tc>
      </w:tr>
      <w:tr w:rsidR="00B44750" w14:paraId="2E5ABF7D" w14:textId="77777777">
        <w:trPr>
          <w:trHeight w:val="560"/>
          <w:jc w:val="center"/>
        </w:trPr>
        <w:tc>
          <w:tcPr>
            <w:tcW w:w="1609" w:type="dxa"/>
            <w:vAlign w:val="center"/>
          </w:tcPr>
          <w:p w14:paraId="18A9C177" w14:textId="77777777" w:rsidR="00B44750" w:rsidRDefault="00000000">
            <w:pPr>
              <w:jc w:val="center"/>
              <w:rPr>
                <w:rFonts w:asciiTheme="majorEastAsia" w:eastAsiaTheme="majorEastAsia" w:hAnsiTheme="majorEastAsia" w:cs="宋体-简" w:hint="eastAsia"/>
                <w:sz w:val="24"/>
                <w:szCs w:val="24"/>
              </w:rPr>
            </w:pPr>
            <w:r>
              <w:rPr>
                <w:rFonts w:asciiTheme="majorEastAsia" w:eastAsiaTheme="majorEastAsia" w:hAnsiTheme="majorEastAsia" w:cs="宋体-简" w:hint="eastAsia"/>
                <w:sz w:val="24"/>
                <w:szCs w:val="24"/>
              </w:rPr>
              <w:t>联系电话</w:t>
            </w:r>
          </w:p>
        </w:tc>
        <w:tc>
          <w:tcPr>
            <w:tcW w:w="2939" w:type="dxa"/>
            <w:vAlign w:val="center"/>
          </w:tcPr>
          <w:p w14:paraId="436FB7D7" w14:textId="77777777" w:rsidR="00B44750" w:rsidRDefault="00B44750">
            <w:pPr>
              <w:jc w:val="center"/>
              <w:rPr>
                <w:rFonts w:asciiTheme="majorEastAsia" w:eastAsiaTheme="majorEastAsia" w:hAnsiTheme="majorEastAsia" w:cs="宋体-简" w:hint="eastAsia"/>
                <w:sz w:val="24"/>
                <w:szCs w:val="24"/>
              </w:rPr>
            </w:pPr>
          </w:p>
        </w:tc>
        <w:tc>
          <w:tcPr>
            <w:tcW w:w="1480" w:type="dxa"/>
            <w:vAlign w:val="center"/>
          </w:tcPr>
          <w:p w14:paraId="2FEC8EA2" w14:textId="77777777" w:rsidR="00B44750" w:rsidRDefault="00000000">
            <w:pPr>
              <w:jc w:val="center"/>
              <w:rPr>
                <w:rFonts w:asciiTheme="majorEastAsia" w:eastAsiaTheme="majorEastAsia" w:hAnsiTheme="majorEastAsia" w:cs="宋体-简" w:hint="eastAsia"/>
                <w:sz w:val="24"/>
                <w:szCs w:val="24"/>
              </w:rPr>
            </w:pPr>
            <w:r>
              <w:rPr>
                <w:rFonts w:asciiTheme="majorEastAsia" w:eastAsiaTheme="majorEastAsia" w:hAnsiTheme="majorEastAsia" w:cs="宋体-简" w:hint="eastAsia"/>
                <w:sz w:val="24"/>
                <w:szCs w:val="24"/>
              </w:rPr>
              <w:t>邮箱</w:t>
            </w:r>
          </w:p>
        </w:tc>
        <w:tc>
          <w:tcPr>
            <w:tcW w:w="3226" w:type="dxa"/>
            <w:vAlign w:val="center"/>
          </w:tcPr>
          <w:p w14:paraId="21289EA4" w14:textId="77777777" w:rsidR="00B44750" w:rsidRDefault="00B44750">
            <w:pPr>
              <w:jc w:val="center"/>
              <w:rPr>
                <w:rFonts w:asciiTheme="majorEastAsia" w:eastAsiaTheme="majorEastAsia" w:hAnsiTheme="majorEastAsia" w:cs="宋体-简" w:hint="eastAsia"/>
                <w:sz w:val="24"/>
                <w:szCs w:val="24"/>
              </w:rPr>
            </w:pPr>
          </w:p>
        </w:tc>
      </w:tr>
      <w:tr w:rsidR="00B44750" w14:paraId="07E583F9" w14:textId="77777777">
        <w:trPr>
          <w:trHeight w:val="695"/>
          <w:jc w:val="center"/>
        </w:trPr>
        <w:tc>
          <w:tcPr>
            <w:tcW w:w="9254" w:type="dxa"/>
            <w:gridSpan w:val="4"/>
            <w:vAlign w:val="center"/>
          </w:tcPr>
          <w:p w14:paraId="6A70E3F1" w14:textId="77777777" w:rsidR="00B44750" w:rsidRDefault="00000000">
            <w:pPr>
              <w:jc w:val="center"/>
              <w:rPr>
                <w:rFonts w:asciiTheme="majorEastAsia" w:eastAsiaTheme="majorEastAsia" w:hAnsiTheme="majorEastAsia" w:cs="宋体-简" w:hint="eastAsia"/>
                <w:sz w:val="24"/>
                <w:szCs w:val="24"/>
              </w:rPr>
            </w:pPr>
            <w:r>
              <w:rPr>
                <w:rFonts w:asciiTheme="majorEastAsia" w:eastAsiaTheme="majorEastAsia" w:hAnsiTheme="majorEastAsia" w:cs="宋体-简" w:hint="eastAsia"/>
                <w:sz w:val="24"/>
                <w:szCs w:val="24"/>
              </w:rPr>
              <w:t>变更信息</w:t>
            </w:r>
          </w:p>
        </w:tc>
      </w:tr>
      <w:tr w:rsidR="00B44750" w14:paraId="5C383C7E" w14:textId="77777777">
        <w:trPr>
          <w:trHeight w:val="2251"/>
          <w:jc w:val="center"/>
        </w:trPr>
        <w:tc>
          <w:tcPr>
            <w:tcW w:w="1609" w:type="dxa"/>
            <w:vAlign w:val="center"/>
          </w:tcPr>
          <w:p w14:paraId="0B049EC2" w14:textId="77777777" w:rsidR="00B44750" w:rsidRDefault="00000000">
            <w:pPr>
              <w:jc w:val="center"/>
              <w:rPr>
                <w:rFonts w:asciiTheme="majorEastAsia" w:eastAsiaTheme="majorEastAsia" w:hAnsiTheme="majorEastAsia" w:cs="宋体-简" w:hint="eastAsia"/>
                <w:sz w:val="24"/>
                <w:szCs w:val="24"/>
              </w:rPr>
            </w:pPr>
            <w:r>
              <w:rPr>
                <w:rFonts w:asciiTheme="majorEastAsia" w:eastAsiaTheme="majorEastAsia" w:hAnsiTheme="majorEastAsia" w:cs="宋体-简" w:hint="eastAsia"/>
                <w:sz w:val="24"/>
                <w:szCs w:val="24"/>
              </w:rPr>
              <w:t>变更描述</w:t>
            </w:r>
          </w:p>
        </w:tc>
        <w:tc>
          <w:tcPr>
            <w:tcW w:w="7645" w:type="dxa"/>
            <w:gridSpan w:val="3"/>
            <w:vAlign w:val="center"/>
          </w:tcPr>
          <w:p w14:paraId="4B4B2DE6" w14:textId="77777777" w:rsidR="00B44750" w:rsidRDefault="00B44750">
            <w:pPr>
              <w:jc w:val="center"/>
              <w:rPr>
                <w:rFonts w:asciiTheme="majorEastAsia" w:eastAsiaTheme="majorEastAsia" w:hAnsiTheme="majorEastAsia" w:cs="宋体-简" w:hint="eastAsia"/>
                <w:sz w:val="24"/>
                <w:szCs w:val="24"/>
              </w:rPr>
            </w:pPr>
          </w:p>
          <w:p w14:paraId="1E2CBDF4" w14:textId="77777777" w:rsidR="00B44750" w:rsidRDefault="00B44750">
            <w:pPr>
              <w:jc w:val="center"/>
              <w:rPr>
                <w:rFonts w:asciiTheme="majorEastAsia" w:eastAsiaTheme="majorEastAsia" w:hAnsiTheme="majorEastAsia" w:cs="宋体-简" w:hint="eastAsia"/>
                <w:sz w:val="24"/>
                <w:szCs w:val="24"/>
              </w:rPr>
            </w:pPr>
          </w:p>
          <w:p w14:paraId="357FF49C" w14:textId="77777777" w:rsidR="00B44750" w:rsidRDefault="00B44750">
            <w:pPr>
              <w:jc w:val="center"/>
              <w:rPr>
                <w:rFonts w:asciiTheme="majorEastAsia" w:eastAsiaTheme="majorEastAsia" w:hAnsiTheme="majorEastAsia" w:cs="宋体-简" w:hint="eastAsia"/>
                <w:sz w:val="24"/>
                <w:szCs w:val="24"/>
              </w:rPr>
            </w:pPr>
          </w:p>
          <w:p w14:paraId="08D7DCA4" w14:textId="77777777" w:rsidR="00B44750" w:rsidRDefault="00B44750">
            <w:pPr>
              <w:jc w:val="center"/>
              <w:rPr>
                <w:rFonts w:asciiTheme="majorEastAsia" w:eastAsiaTheme="majorEastAsia" w:hAnsiTheme="majorEastAsia" w:cs="宋体-简" w:hint="eastAsia"/>
                <w:sz w:val="24"/>
                <w:szCs w:val="24"/>
              </w:rPr>
            </w:pPr>
          </w:p>
        </w:tc>
      </w:tr>
      <w:tr w:rsidR="00B44750" w14:paraId="6742A47F" w14:textId="77777777">
        <w:trPr>
          <w:trHeight w:val="836"/>
          <w:jc w:val="center"/>
        </w:trPr>
        <w:tc>
          <w:tcPr>
            <w:tcW w:w="1609" w:type="dxa"/>
            <w:vAlign w:val="center"/>
          </w:tcPr>
          <w:p w14:paraId="7475A176" w14:textId="77777777" w:rsidR="00B44750" w:rsidRDefault="00000000">
            <w:pPr>
              <w:jc w:val="center"/>
              <w:rPr>
                <w:rFonts w:asciiTheme="majorEastAsia" w:eastAsiaTheme="majorEastAsia" w:hAnsiTheme="majorEastAsia" w:cs="宋体-简" w:hint="eastAsia"/>
                <w:sz w:val="24"/>
                <w:szCs w:val="24"/>
              </w:rPr>
            </w:pPr>
            <w:r>
              <w:rPr>
                <w:rFonts w:asciiTheme="majorEastAsia" w:eastAsiaTheme="majorEastAsia" w:hAnsiTheme="majorEastAsia" w:cs="宋体-简" w:hint="eastAsia"/>
                <w:sz w:val="24"/>
                <w:szCs w:val="24"/>
              </w:rPr>
              <w:t>变更原因</w:t>
            </w:r>
          </w:p>
        </w:tc>
        <w:tc>
          <w:tcPr>
            <w:tcW w:w="7645" w:type="dxa"/>
            <w:gridSpan w:val="3"/>
            <w:vAlign w:val="center"/>
          </w:tcPr>
          <w:p w14:paraId="5FC01717" w14:textId="77777777" w:rsidR="00B44750" w:rsidRDefault="00B44750">
            <w:pPr>
              <w:jc w:val="center"/>
              <w:rPr>
                <w:rFonts w:asciiTheme="majorEastAsia" w:eastAsiaTheme="majorEastAsia" w:hAnsiTheme="majorEastAsia" w:cs="宋体-简" w:hint="eastAsia"/>
                <w:sz w:val="24"/>
                <w:szCs w:val="24"/>
              </w:rPr>
            </w:pPr>
          </w:p>
        </w:tc>
      </w:tr>
      <w:tr w:rsidR="00B44750" w14:paraId="0DADF314" w14:textId="77777777">
        <w:trPr>
          <w:trHeight w:val="1253"/>
          <w:jc w:val="center"/>
        </w:trPr>
        <w:tc>
          <w:tcPr>
            <w:tcW w:w="1609" w:type="dxa"/>
            <w:vAlign w:val="center"/>
          </w:tcPr>
          <w:p w14:paraId="02AD7F7F" w14:textId="77777777" w:rsidR="00B44750" w:rsidRDefault="00000000">
            <w:pPr>
              <w:jc w:val="center"/>
              <w:rPr>
                <w:rFonts w:asciiTheme="majorEastAsia" w:eastAsiaTheme="majorEastAsia" w:hAnsiTheme="majorEastAsia" w:cs="宋体-简" w:hint="eastAsia"/>
                <w:sz w:val="24"/>
                <w:szCs w:val="24"/>
              </w:rPr>
            </w:pPr>
            <w:r>
              <w:rPr>
                <w:rFonts w:asciiTheme="majorEastAsia" w:eastAsiaTheme="majorEastAsia" w:hAnsiTheme="majorEastAsia" w:cs="宋体-简" w:hint="eastAsia"/>
                <w:sz w:val="24"/>
                <w:szCs w:val="24"/>
              </w:rPr>
              <w:t>变更影响评估</w:t>
            </w:r>
          </w:p>
        </w:tc>
        <w:tc>
          <w:tcPr>
            <w:tcW w:w="7645" w:type="dxa"/>
            <w:gridSpan w:val="3"/>
            <w:vAlign w:val="center"/>
          </w:tcPr>
          <w:p w14:paraId="5500D911" w14:textId="77777777" w:rsidR="00B44750" w:rsidRDefault="00000000">
            <w:pPr>
              <w:rPr>
                <w:rFonts w:asciiTheme="majorEastAsia" w:eastAsiaTheme="majorEastAsia" w:hAnsiTheme="majorEastAsia" w:cs="宋体-简" w:hint="eastAsia"/>
                <w:sz w:val="24"/>
                <w:szCs w:val="24"/>
                <w:lang w:eastAsia="zh-CN"/>
              </w:rPr>
            </w:pPr>
            <w:r>
              <w:rPr>
                <w:rFonts w:asciiTheme="majorEastAsia" w:eastAsiaTheme="majorEastAsia" w:hAnsiTheme="majorEastAsia" w:cs="宋体-简" w:hint="eastAsia"/>
                <w:sz w:val="24"/>
                <w:szCs w:val="24"/>
                <w:lang w:eastAsia="zh-CN"/>
              </w:rPr>
              <w:t>变更对工作量的影响</w:t>
            </w:r>
          </w:p>
          <w:p w14:paraId="1C944848" w14:textId="77777777" w:rsidR="00B44750" w:rsidRDefault="00000000">
            <w:pPr>
              <w:rPr>
                <w:rFonts w:asciiTheme="majorEastAsia" w:eastAsiaTheme="majorEastAsia" w:hAnsiTheme="majorEastAsia" w:cs="宋体-简" w:hint="eastAsia"/>
                <w:sz w:val="24"/>
                <w:szCs w:val="24"/>
                <w:lang w:eastAsia="zh-CN"/>
              </w:rPr>
            </w:pPr>
            <w:r>
              <w:rPr>
                <w:rFonts w:asciiTheme="majorEastAsia" w:eastAsiaTheme="majorEastAsia" w:hAnsiTheme="majorEastAsia" w:cs="宋体-简" w:hint="eastAsia"/>
                <w:sz w:val="24"/>
                <w:szCs w:val="24"/>
                <w:lang w:eastAsia="zh-CN"/>
              </w:rPr>
              <w:t>是否计费：</w:t>
            </w:r>
            <w:r>
              <w:rPr>
                <w:rFonts w:asciiTheme="majorEastAsia" w:eastAsiaTheme="majorEastAsia" w:hAnsiTheme="majorEastAsia" w:cs="宋体-简" w:hint="eastAsia"/>
                <w:sz w:val="24"/>
                <w:szCs w:val="24"/>
              </w:rPr>
              <w:sym w:font="Wingdings" w:char="F06F"/>
            </w:r>
            <w:r>
              <w:rPr>
                <w:rFonts w:asciiTheme="majorEastAsia" w:eastAsiaTheme="majorEastAsia" w:hAnsiTheme="majorEastAsia" w:cs="宋体-简" w:hint="eastAsia"/>
                <w:sz w:val="24"/>
                <w:szCs w:val="24"/>
                <w:lang w:eastAsia="zh-CN"/>
              </w:rPr>
              <w:t xml:space="preserve">  是                        </w:t>
            </w:r>
            <w:r>
              <w:rPr>
                <w:rFonts w:asciiTheme="majorEastAsia" w:eastAsiaTheme="majorEastAsia" w:hAnsiTheme="majorEastAsia" w:cs="宋体-简" w:hint="eastAsia"/>
                <w:sz w:val="24"/>
                <w:szCs w:val="24"/>
              </w:rPr>
              <w:sym w:font="Wingdings" w:char="F06F"/>
            </w:r>
            <w:r>
              <w:rPr>
                <w:rFonts w:asciiTheme="majorEastAsia" w:eastAsiaTheme="majorEastAsia" w:hAnsiTheme="majorEastAsia" w:cs="宋体-简" w:hint="eastAsia"/>
                <w:sz w:val="24"/>
                <w:szCs w:val="24"/>
                <w:lang w:eastAsia="zh-CN"/>
              </w:rPr>
              <w:t xml:space="preserve">  否</w:t>
            </w:r>
          </w:p>
          <w:p w14:paraId="7FA5BA3C" w14:textId="77777777" w:rsidR="00B44750" w:rsidRDefault="00000000">
            <w:pPr>
              <w:rPr>
                <w:rFonts w:asciiTheme="majorEastAsia" w:eastAsiaTheme="majorEastAsia" w:hAnsiTheme="majorEastAsia" w:cs="宋体-简" w:hint="eastAsia"/>
                <w:sz w:val="24"/>
                <w:szCs w:val="24"/>
                <w:lang w:eastAsia="zh-CN"/>
              </w:rPr>
            </w:pPr>
            <w:r>
              <w:rPr>
                <w:rFonts w:asciiTheme="majorEastAsia" w:eastAsiaTheme="majorEastAsia" w:hAnsiTheme="majorEastAsia" w:cs="宋体-简" w:hint="eastAsia"/>
                <w:sz w:val="24"/>
                <w:szCs w:val="24"/>
                <w:lang w:eastAsia="zh-CN"/>
              </w:rPr>
              <w:t>参与人员：需求分析师、UI、前端、后端、测试</w:t>
            </w:r>
          </w:p>
          <w:p w14:paraId="13E685F6" w14:textId="77777777" w:rsidR="00B44750" w:rsidRDefault="00000000">
            <w:pPr>
              <w:rPr>
                <w:rFonts w:asciiTheme="majorEastAsia" w:eastAsiaTheme="majorEastAsia" w:hAnsiTheme="majorEastAsia" w:cs="宋体-简" w:hint="eastAsia"/>
                <w:sz w:val="24"/>
                <w:szCs w:val="24"/>
                <w:lang w:eastAsia="zh-CN"/>
              </w:rPr>
            </w:pPr>
            <w:r>
              <w:rPr>
                <w:rFonts w:asciiTheme="majorEastAsia" w:eastAsiaTheme="majorEastAsia" w:hAnsiTheme="majorEastAsia" w:cs="宋体-简" w:hint="eastAsia"/>
                <w:sz w:val="24"/>
                <w:szCs w:val="24"/>
                <w:lang w:eastAsia="zh-CN"/>
              </w:rPr>
              <w:t>变更对进度的影响：开发工期相应顺延。</w:t>
            </w:r>
          </w:p>
        </w:tc>
      </w:tr>
      <w:tr w:rsidR="00B44750" w14:paraId="15FAB871" w14:textId="77777777">
        <w:trPr>
          <w:trHeight w:val="1253"/>
          <w:jc w:val="center"/>
        </w:trPr>
        <w:tc>
          <w:tcPr>
            <w:tcW w:w="1609" w:type="dxa"/>
            <w:vAlign w:val="center"/>
          </w:tcPr>
          <w:p w14:paraId="65530F65" w14:textId="77777777" w:rsidR="00B44750" w:rsidRDefault="00000000">
            <w:pPr>
              <w:jc w:val="center"/>
              <w:rPr>
                <w:rFonts w:asciiTheme="majorEastAsia" w:eastAsiaTheme="majorEastAsia" w:hAnsiTheme="majorEastAsia" w:cs="宋体-简" w:hint="eastAsia"/>
                <w:sz w:val="24"/>
                <w:szCs w:val="24"/>
              </w:rPr>
            </w:pPr>
            <w:r>
              <w:rPr>
                <w:rFonts w:asciiTheme="majorEastAsia" w:eastAsiaTheme="majorEastAsia" w:hAnsiTheme="majorEastAsia" w:cs="宋体-简"/>
                <w:sz w:val="24"/>
                <w:szCs w:val="24"/>
              </w:rPr>
              <w:t>乙方</w:t>
            </w:r>
            <w:r>
              <w:rPr>
                <w:rFonts w:asciiTheme="majorEastAsia" w:eastAsiaTheme="majorEastAsia" w:hAnsiTheme="majorEastAsia" w:cs="宋体-简" w:hint="eastAsia"/>
                <w:sz w:val="24"/>
                <w:szCs w:val="24"/>
              </w:rPr>
              <w:t>确认人</w:t>
            </w:r>
          </w:p>
        </w:tc>
        <w:tc>
          <w:tcPr>
            <w:tcW w:w="7645" w:type="dxa"/>
            <w:gridSpan w:val="3"/>
            <w:vAlign w:val="center"/>
          </w:tcPr>
          <w:p w14:paraId="3E827A52" w14:textId="77777777" w:rsidR="00B44750" w:rsidRDefault="00000000">
            <w:pPr>
              <w:rPr>
                <w:rFonts w:asciiTheme="majorEastAsia" w:eastAsiaTheme="majorEastAsia" w:hAnsiTheme="majorEastAsia" w:cs="宋体-简" w:hint="eastAsia"/>
                <w:sz w:val="24"/>
                <w:szCs w:val="24"/>
                <w:lang w:eastAsia="zh-CN"/>
              </w:rPr>
            </w:pPr>
            <w:r>
              <w:rPr>
                <w:rFonts w:asciiTheme="majorEastAsia" w:eastAsiaTheme="majorEastAsia" w:hAnsiTheme="majorEastAsia" w:cs="宋体-简" w:hint="eastAsia"/>
                <w:sz w:val="24"/>
                <w:szCs w:val="24"/>
                <w:lang w:eastAsia="zh-CN"/>
              </w:rPr>
              <w:t>商务人员：</w:t>
            </w:r>
            <w:r>
              <w:rPr>
                <w:rFonts w:asciiTheme="majorEastAsia" w:eastAsiaTheme="majorEastAsia" w:hAnsiTheme="majorEastAsia" w:cs="宋体-简"/>
                <w:sz w:val="24"/>
                <w:szCs w:val="24"/>
                <w:lang w:eastAsia="zh-CN"/>
              </w:rPr>
              <w:t xml:space="preserve">                      </w:t>
            </w:r>
            <w:r>
              <w:rPr>
                <w:rFonts w:asciiTheme="majorEastAsia" w:eastAsiaTheme="majorEastAsia" w:hAnsiTheme="majorEastAsia" w:cs="宋体-简" w:hint="eastAsia"/>
                <w:sz w:val="24"/>
                <w:szCs w:val="24"/>
                <w:lang w:eastAsia="zh-CN"/>
              </w:rPr>
              <w:t>需求分析师：</w:t>
            </w:r>
          </w:p>
          <w:p w14:paraId="2E9B7375" w14:textId="77777777" w:rsidR="00B44750" w:rsidRDefault="00000000">
            <w:pPr>
              <w:rPr>
                <w:rFonts w:asciiTheme="majorEastAsia" w:eastAsiaTheme="majorEastAsia" w:hAnsiTheme="majorEastAsia" w:cs="宋体-简" w:hint="eastAsia"/>
                <w:sz w:val="24"/>
                <w:szCs w:val="24"/>
                <w:lang w:eastAsia="zh-CN"/>
              </w:rPr>
            </w:pPr>
            <w:r>
              <w:rPr>
                <w:rFonts w:asciiTheme="majorEastAsia" w:eastAsiaTheme="majorEastAsia" w:hAnsiTheme="majorEastAsia" w:cs="宋体-简" w:hint="eastAsia"/>
                <w:sz w:val="24"/>
                <w:szCs w:val="24"/>
                <w:lang w:eastAsia="zh-CN"/>
              </w:rPr>
              <w:t xml:space="preserve">                      </w:t>
            </w:r>
          </w:p>
          <w:p w14:paraId="1CA916EA" w14:textId="77777777" w:rsidR="00B44750" w:rsidRDefault="00000000">
            <w:pPr>
              <w:rPr>
                <w:rFonts w:asciiTheme="majorEastAsia" w:eastAsiaTheme="majorEastAsia" w:hAnsiTheme="majorEastAsia" w:cs="宋体-简" w:hint="eastAsia"/>
                <w:sz w:val="24"/>
                <w:szCs w:val="24"/>
                <w:lang w:eastAsia="zh-CN"/>
              </w:rPr>
            </w:pPr>
            <w:r>
              <w:rPr>
                <w:rFonts w:asciiTheme="majorEastAsia" w:eastAsiaTheme="majorEastAsia" w:hAnsiTheme="majorEastAsia" w:cs="宋体-简" w:hint="eastAsia"/>
                <w:sz w:val="24"/>
                <w:szCs w:val="24"/>
                <w:lang w:eastAsia="zh-CN"/>
              </w:rPr>
              <w:t>项目主管：</w:t>
            </w:r>
            <w:r>
              <w:rPr>
                <w:rFonts w:asciiTheme="majorEastAsia" w:eastAsiaTheme="majorEastAsia" w:hAnsiTheme="majorEastAsia" w:cs="宋体-简"/>
                <w:sz w:val="24"/>
                <w:szCs w:val="24"/>
                <w:lang w:eastAsia="zh-CN"/>
              </w:rPr>
              <w:t xml:space="preserve">                      </w:t>
            </w:r>
            <w:r>
              <w:rPr>
                <w:rFonts w:asciiTheme="majorEastAsia" w:eastAsiaTheme="majorEastAsia" w:hAnsiTheme="majorEastAsia" w:cs="宋体-简" w:hint="eastAsia"/>
                <w:sz w:val="24"/>
                <w:szCs w:val="24"/>
                <w:lang w:eastAsia="zh-CN"/>
              </w:rPr>
              <w:t>项目总监：</w:t>
            </w:r>
          </w:p>
          <w:p w14:paraId="1DE0C675" w14:textId="77777777" w:rsidR="00B44750" w:rsidRDefault="00000000">
            <w:pPr>
              <w:rPr>
                <w:rFonts w:asciiTheme="majorEastAsia" w:eastAsiaTheme="majorEastAsia" w:hAnsiTheme="majorEastAsia" w:cs="宋体-简" w:hint="eastAsia"/>
                <w:sz w:val="24"/>
                <w:szCs w:val="24"/>
                <w:lang w:eastAsia="zh-CN"/>
              </w:rPr>
            </w:pPr>
            <w:r>
              <w:rPr>
                <w:rFonts w:asciiTheme="majorEastAsia" w:eastAsiaTheme="majorEastAsia" w:hAnsiTheme="majorEastAsia" w:cs="宋体-简" w:hint="eastAsia"/>
                <w:sz w:val="24"/>
                <w:szCs w:val="24"/>
                <w:lang w:eastAsia="zh-CN"/>
              </w:rPr>
              <w:t xml:space="preserve">                      </w:t>
            </w:r>
          </w:p>
          <w:p w14:paraId="532A39DD" w14:textId="77777777" w:rsidR="00B44750" w:rsidRDefault="00000000">
            <w:pPr>
              <w:rPr>
                <w:rFonts w:asciiTheme="majorEastAsia" w:eastAsiaTheme="majorEastAsia" w:hAnsiTheme="majorEastAsia" w:cs="宋体-简" w:hint="eastAsia"/>
                <w:sz w:val="24"/>
                <w:szCs w:val="24"/>
                <w:lang w:eastAsia="zh-CN"/>
              </w:rPr>
            </w:pPr>
            <w:r>
              <w:rPr>
                <w:rFonts w:asciiTheme="majorEastAsia" w:eastAsiaTheme="majorEastAsia" w:hAnsiTheme="majorEastAsia" w:cs="宋体-简" w:hint="eastAsia"/>
                <w:sz w:val="24"/>
                <w:szCs w:val="24"/>
                <w:lang w:eastAsia="zh-CN"/>
              </w:rPr>
              <w:t>商务项目总监：                  总经理：</w:t>
            </w:r>
          </w:p>
        </w:tc>
      </w:tr>
      <w:tr w:rsidR="00B44750" w14:paraId="7C78909E" w14:textId="77777777">
        <w:trPr>
          <w:trHeight w:val="1253"/>
          <w:jc w:val="center"/>
        </w:trPr>
        <w:tc>
          <w:tcPr>
            <w:tcW w:w="1609" w:type="dxa"/>
            <w:vAlign w:val="center"/>
          </w:tcPr>
          <w:p w14:paraId="4E8282C5" w14:textId="77777777" w:rsidR="00B44750" w:rsidRDefault="00000000">
            <w:pPr>
              <w:jc w:val="center"/>
              <w:rPr>
                <w:rFonts w:asciiTheme="majorEastAsia" w:eastAsiaTheme="majorEastAsia" w:hAnsiTheme="majorEastAsia" w:cs="宋体-简" w:hint="eastAsia"/>
                <w:sz w:val="24"/>
                <w:szCs w:val="24"/>
              </w:rPr>
            </w:pPr>
            <w:r>
              <w:rPr>
                <w:rFonts w:asciiTheme="majorEastAsia" w:eastAsiaTheme="majorEastAsia" w:hAnsiTheme="majorEastAsia" w:cs="宋体-简"/>
                <w:sz w:val="24"/>
                <w:szCs w:val="24"/>
              </w:rPr>
              <w:t>甲方确认人</w:t>
            </w:r>
          </w:p>
        </w:tc>
        <w:tc>
          <w:tcPr>
            <w:tcW w:w="7645" w:type="dxa"/>
            <w:gridSpan w:val="3"/>
            <w:vAlign w:val="center"/>
          </w:tcPr>
          <w:p w14:paraId="7FDF907C" w14:textId="77777777" w:rsidR="00B44750" w:rsidRDefault="00B44750">
            <w:pPr>
              <w:rPr>
                <w:rFonts w:asciiTheme="majorEastAsia" w:eastAsiaTheme="majorEastAsia" w:hAnsiTheme="majorEastAsia" w:cs="宋体-简" w:hint="eastAsia"/>
                <w:sz w:val="24"/>
                <w:szCs w:val="24"/>
              </w:rPr>
            </w:pPr>
          </w:p>
          <w:p w14:paraId="3EB6EBD8" w14:textId="77777777" w:rsidR="00B44750" w:rsidRDefault="00B44750">
            <w:pPr>
              <w:rPr>
                <w:rFonts w:asciiTheme="majorEastAsia" w:eastAsiaTheme="majorEastAsia" w:hAnsiTheme="majorEastAsia" w:cs="宋体-简" w:hint="eastAsia"/>
                <w:sz w:val="24"/>
                <w:szCs w:val="24"/>
              </w:rPr>
            </w:pPr>
          </w:p>
          <w:p w14:paraId="0A828E9F" w14:textId="77777777" w:rsidR="00B44750" w:rsidRDefault="00000000">
            <w:pPr>
              <w:rPr>
                <w:rFonts w:asciiTheme="majorEastAsia" w:eastAsiaTheme="majorEastAsia" w:hAnsiTheme="majorEastAsia" w:cs="宋体-简" w:hint="eastAsia"/>
                <w:sz w:val="24"/>
                <w:szCs w:val="24"/>
              </w:rPr>
            </w:pPr>
            <w:r>
              <w:rPr>
                <w:rFonts w:asciiTheme="majorEastAsia" w:eastAsiaTheme="majorEastAsia" w:hAnsiTheme="majorEastAsia" w:cs="宋体-简"/>
                <w:sz w:val="24"/>
                <w:szCs w:val="24"/>
              </w:rPr>
              <w:t>项目负责人：</w:t>
            </w:r>
          </w:p>
          <w:p w14:paraId="4DA6125F" w14:textId="77777777" w:rsidR="00B44750" w:rsidRDefault="00B44750">
            <w:pPr>
              <w:rPr>
                <w:rFonts w:asciiTheme="majorEastAsia" w:eastAsiaTheme="majorEastAsia" w:hAnsiTheme="majorEastAsia" w:cs="宋体-简" w:hint="eastAsia"/>
                <w:sz w:val="24"/>
                <w:szCs w:val="24"/>
              </w:rPr>
            </w:pPr>
          </w:p>
          <w:p w14:paraId="771BB195" w14:textId="77777777" w:rsidR="00B44750" w:rsidRDefault="00B44750">
            <w:pPr>
              <w:rPr>
                <w:rFonts w:asciiTheme="majorEastAsia" w:eastAsiaTheme="majorEastAsia" w:hAnsiTheme="majorEastAsia" w:cs="宋体-简" w:hint="eastAsia"/>
                <w:sz w:val="24"/>
                <w:szCs w:val="24"/>
              </w:rPr>
            </w:pPr>
          </w:p>
        </w:tc>
      </w:tr>
    </w:tbl>
    <w:p w14:paraId="38510864" w14:textId="77777777" w:rsidR="00B44750" w:rsidRDefault="00B44750">
      <w:pPr>
        <w:pStyle w:val="10"/>
        <w:ind w:firstLineChars="202" w:firstLine="487"/>
        <w:jc w:val="center"/>
        <w:rPr>
          <w:rFonts w:asciiTheme="majorEastAsia" w:eastAsiaTheme="majorEastAsia" w:hAnsiTheme="majorEastAsia" w:cs="Songti SC Bold" w:hint="eastAsia"/>
          <w:b/>
          <w:bCs/>
          <w:color w:val="auto"/>
          <w:sz w:val="24"/>
          <w:szCs w:val="24"/>
          <w:lang w:eastAsia="zh-Hans"/>
        </w:rPr>
        <w:sectPr w:rsidR="00B44750">
          <w:footerReference w:type="default" r:id="rId18"/>
          <w:pgSz w:w="11906" w:h="16838"/>
          <w:pgMar w:top="1440" w:right="1800" w:bottom="720" w:left="1800" w:header="851" w:footer="992" w:gutter="0"/>
          <w:cols w:space="425"/>
          <w:docGrid w:type="lines" w:linePitch="312"/>
        </w:sectPr>
      </w:pPr>
    </w:p>
    <w:p w14:paraId="17BBBC12" w14:textId="77777777" w:rsidR="00B44750" w:rsidRDefault="00000000">
      <w:pPr>
        <w:pStyle w:val="10"/>
        <w:keepNext/>
        <w:ind w:firstLineChars="202" w:firstLine="568"/>
        <w:jc w:val="center"/>
        <w:rPr>
          <w:rFonts w:asciiTheme="minorEastAsia" w:eastAsiaTheme="minorEastAsia" w:hAnsiTheme="minorEastAsia" w:cs="宋体-简" w:hint="eastAsia"/>
          <w:b/>
          <w:bCs/>
          <w:color w:val="auto"/>
          <w:sz w:val="28"/>
          <w:szCs w:val="28"/>
        </w:rPr>
      </w:pPr>
      <w:r>
        <w:rPr>
          <w:rFonts w:asciiTheme="minorEastAsia" w:eastAsiaTheme="minorEastAsia" w:hAnsiTheme="minorEastAsia" w:cs="宋体-简" w:hint="eastAsia"/>
          <w:b/>
          <w:bCs/>
          <w:color w:val="auto"/>
          <w:sz w:val="28"/>
          <w:szCs w:val="28"/>
          <w:lang w:eastAsia="zh-Hans"/>
        </w:rPr>
        <w:lastRenderedPageBreak/>
        <w:t>附件四：项目上线单</w:t>
      </w:r>
    </w:p>
    <w:tbl>
      <w:tblPr>
        <w:tblW w:w="9635" w:type="dxa"/>
        <w:tblInd w:w="-56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58"/>
        <w:gridCol w:w="2953"/>
        <w:gridCol w:w="1847"/>
        <w:gridCol w:w="2977"/>
      </w:tblGrid>
      <w:tr w:rsidR="00B44750" w14:paraId="5E81C4C3" w14:textId="77777777">
        <w:trPr>
          <w:cantSplit/>
        </w:trPr>
        <w:tc>
          <w:tcPr>
            <w:tcW w:w="1858" w:type="dxa"/>
          </w:tcPr>
          <w:p w14:paraId="182ACCEB" w14:textId="77777777" w:rsidR="00B44750" w:rsidRDefault="00000000">
            <w:pPr>
              <w:spacing w:line="0" w:lineRule="atLeast"/>
              <w:jc w:val="center"/>
              <w:rPr>
                <w:rFonts w:asciiTheme="minorEastAsia" w:eastAsiaTheme="minorEastAsia" w:hAnsiTheme="minorEastAsia" w:cs="Songti SC Bold" w:hint="eastAsia"/>
                <w:b/>
                <w:sz w:val="24"/>
                <w:szCs w:val="24"/>
              </w:rPr>
            </w:pPr>
            <w:r>
              <w:rPr>
                <w:rFonts w:asciiTheme="minorEastAsia" w:eastAsiaTheme="minorEastAsia" w:hAnsiTheme="minorEastAsia" w:cs="Songti SC Bold" w:hint="eastAsia"/>
                <w:b/>
                <w:sz w:val="24"/>
                <w:szCs w:val="24"/>
              </w:rPr>
              <w:t>项目名称</w:t>
            </w:r>
          </w:p>
        </w:tc>
        <w:tc>
          <w:tcPr>
            <w:tcW w:w="7777" w:type="dxa"/>
            <w:gridSpan w:val="3"/>
          </w:tcPr>
          <w:p w14:paraId="3D0406B3" w14:textId="77777777" w:rsidR="00B44750" w:rsidRDefault="00B44750">
            <w:pPr>
              <w:spacing w:line="0" w:lineRule="atLeast"/>
              <w:jc w:val="center"/>
              <w:rPr>
                <w:rFonts w:asciiTheme="minorEastAsia" w:eastAsiaTheme="minorEastAsia" w:hAnsiTheme="minorEastAsia" w:cs="Songti SC Bold" w:hint="eastAsia"/>
                <w:b/>
                <w:sz w:val="24"/>
                <w:szCs w:val="24"/>
              </w:rPr>
            </w:pPr>
          </w:p>
        </w:tc>
      </w:tr>
      <w:tr w:rsidR="00B44750" w14:paraId="6B5E62FF" w14:textId="77777777">
        <w:tc>
          <w:tcPr>
            <w:tcW w:w="1858" w:type="dxa"/>
            <w:vAlign w:val="center"/>
          </w:tcPr>
          <w:p w14:paraId="33664E79" w14:textId="77777777" w:rsidR="00B44750" w:rsidRDefault="00000000">
            <w:pPr>
              <w:spacing w:line="0" w:lineRule="atLeast"/>
              <w:jc w:val="center"/>
              <w:rPr>
                <w:rFonts w:asciiTheme="minorEastAsia" w:eastAsiaTheme="minorEastAsia" w:hAnsiTheme="minorEastAsia" w:cs="Songti SC Regular" w:hint="eastAsia"/>
                <w:bCs/>
                <w:sz w:val="24"/>
                <w:szCs w:val="24"/>
                <w:lang w:eastAsia="zh-Hans"/>
              </w:rPr>
            </w:pPr>
            <w:r>
              <w:rPr>
                <w:rFonts w:asciiTheme="minorEastAsia" w:eastAsiaTheme="minorEastAsia" w:hAnsiTheme="minorEastAsia" w:cs="Songti SC Regular" w:hint="eastAsia"/>
                <w:bCs/>
                <w:sz w:val="24"/>
                <w:szCs w:val="24"/>
                <w:lang w:eastAsia="zh-Hans"/>
              </w:rPr>
              <w:t>甲方</w:t>
            </w:r>
          </w:p>
        </w:tc>
        <w:tc>
          <w:tcPr>
            <w:tcW w:w="2953" w:type="dxa"/>
            <w:vAlign w:val="center"/>
          </w:tcPr>
          <w:p w14:paraId="76DD456E" w14:textId="77777777" w:rsidR="00B44750" w:rsidRDefault="00B44750">
            <w:pPr>
              <w:spacing w:line="0" w:lineRule="atLeast"/>
              <w:rPr>
                <w:rFonts w:asciiTheme="minorEastAsia" w:eastAsiaTheme="minorEastAsia" w:hAnsiTheme="minorEastAsia" w:cs="Songti SC Regular" w:hint="eastAsia"/>
                <w:bCs/>
                <w:sz w:val="24"/>
                <w:szCs w:val="24"/>
              </w:rPr>
            </w:pPr>
          </w:p>
        </w:tc>
        <w:tc>
          <w:tcPr>
            <w:tcW w:w="1847" w:type="dxa"/>
            <w:vAlign w:val="center"/>
          </w:tcPr>
          <w:p w14:paraId="21BD861F" w14:textId="77777777" w:rsidR="00B44750" w:rsidRDefault="00000000">
            <w:pPr>
              <w:spacing w:line="0" w:lineRule="atLeast"/>
              <w:jc w:val="center"/>
              <w:rPr>
                <w:rFonts w:asciiTheme="minorEastAsia" w:eastAsiaTheme="minorEastAsia" w:hAnsiTheme="minorEastAsia" w:cs="Songti SC Regular" w:hint="eastAsia"/>
                <w:bCs/>
                <w:sz w:val="24"/>
                <w:szCs w:val="24"/>
                <w:lang w:eastAsia="zh-Hans"/>
              </w:rPr>
            </w:pPr>
            <w:r>
              <w:rPr>
                <w:rFonts w:asciiTheme="minorEastAsia" w:eastAsiaTheme="minorEastAsia" w:hAnsiTheme="minorEastAsia" w:cs="Songti SC Regular" w:hint="eastAsia"/>
                <w:bCs/>
                <w:sz w:val="24"/>
                <w:szCs w:val="24"/>
                <w:lang w:eastAsia="zh-Hans"/>
              </w:rPr>
              <w:t>乙方</w:t>
            </w:r>
          </w:p>
        </w:tc>
        <w:tc>
          <w:tcPr>
            <w:tcW w:w="2977" w:type="dxa"/>
            <w:vAlign w:val="center"/>
          </w:tcPr>
          <w:p w14:paraId="7ECF2228" w14:textId="77777777" w:rsidR="00B44750" w:rsidRDefault="00B44750">
            <w:pPr>
              <w:spacing w:line="0" w:lineRule="atLeast"/>
              <w:rPr>
                <w:rFonts w:asciiTheme="minorEastAsia" w:eastAsiaTheme="minorEastAsia" w:hAnsiTheme="minorEastAsia" w:cs="Songti SC Regular" w:hint="eastAsia"/>
                <w:bCs/>
                <w:sz w:val="24"/>
                <w:szCs w:val="24"/>
              </w:rPr>
            </w:pPr>
          </w:p>
        </w:tc>
      </w:tr>
      <w:tr w:rsidR="00B44750" w14:paraId="3F71B1A2" w14:textId="77777777">
        <w:trPr>
          <w:trHeight w:val="1268"/>
        </w:trPr>
        <w:tc>
          <w:tcPr>
            <w:tcW w:w="1858" w:type="dxa"/>
          </w:tcPr>
          <w:p w14:paraId="1F08C441" w14:textId="77777777" w:rsidR="00B44750" w:rsidRDefault="00B44750">
            <w:pPr>
              <w:spacing w:line="0" w:lineRule="atLeast"/>
              <w:jc w:val="center"/>
              <w:rPr>
                <w:rFonts w:asciiTheme="minorEastAsia" w:eastAsiaTheme="minorEastAsia" w:hAnsiTheme="minorEastAsia" w:cs="Songti SC Regular" w:hint="eastAsia"/>
                <w:bCs/>
                <w:sz w:val="24"/>
                <w:szCs w:val="24"/>
                <w:lang w:eastAsia="zh-CN"/>
              </w:rPr>
            </w:pPr>
          </w:p>
          <w:p w14:paraId="2E5DAF95" w14:textId="77777777" w:rsidR="00B44750" w:rsidRDefault="00B44750">
            <w:pPr>
              <w:spacing w:line="0" w:lineRule="atLeast"/>
              <w:jc w:val="center"/>
              <w:rPr>
                <w:rFonts w:asciiTheme="minorEastAsia" w:eastAsiaTheme="minorEastAsia" w:hAnsiTheme="minorEastAsia" w:cs="Songti SC Regular" w:hint="eastAsia"/>
                <w:bCs/>
                <w:sz w:val="24"/>
                <w:szCs w:val="24"/>
                <w:lang w:eastAsia="zh-CN"/>
              </w:rPr>
            </w:pPr>
          </w:p>
          <w:p w14:paraId="5B25A2EC" w14:textId="77777777" w:rsidR="00B44750" w:rsidRDefault="00B44750">
            <w:pPr>
              <w:spacing w:line="0" w:lineRule="atLeast"/>
              <w:jc w:val="center"/>
              <w:rPr>
                <w:rFonts w:asciiTheme="minorEastAsia" w:eastAsiaTheme="minorEastAsia" w:hAnsiTheme="minorEastAsia" w:cs="Songti SC Regular" w:hint="eastAsia"/>
                <w:bCs/>
                <w:sz w:val="24"/>
                <w:szCs w:val="24"/>
                <w:lang w:eastAsia="zh-CN"/>
              </w:rPr>
            </w:pPr>
          </w:p>
          <w:p w14:paraId="4DE80FA0" w14:textId="77777777" w:rsidR="00B44750" w:rsidRDefault="00000000">
            <w:pPr>
              <w:spacing w:line="0" w:lineRule="atLeast"/>
              <w:jc w:val="center"/>
              <w:rPr>
                <w:rFonts w:asciiTheme="minorEastAsia" w:eastAsiaTheme="minorEastAsia" w:hAnsiTheme="minorEastAsia" w:cs="Songti SC Regular" w:hint="eastAsia"/>
                <w:bCs/>
                <w:sz w:val="24"/>
                <w:szCs w:val="24"/>
                <w:lang w:eastAsia="zh-Hans"/>
              </w:rPr>
            </w:pPr>
            <w:r>
              <w:rPr>
                <w:rFonts w:asciiTheme="minorEastAsia" w:eastAsiaTheme="minorEastAsia" w:hAnsiTheme="minorEastAsia" w:cs="Songti SC Regular" w:hint="eastAsia"/>
                <w:bCs/>
                <w:sz w:val="24"/>
                <w:szCs w:val="24"/>
                <w:lang w:eastAsia="zh-Hans"/>
              </w:rPr>
              <w:t>甲方参加</w:t>
            </w:r>
          </w:p>
          <w:p w14:paraId="5AAC496F" w14:textId="77777777" w:rsidR="00B44750" w:rsidRDefault="00000000">
            <w:pPr>
              <w:spacing w:line="0" w:lineRule="atLeast"/>
              <w:jc w:val="center"/>
              <w:rPr>
                <w:rFonts w:asciiTheme="minorEastAsia" w:eastAsiaTheme="minorEastAsia" w:hAnsiTheme="minorEastAsia" w:cs="Songti SC Regular" w:hint="eastAsia"/>
                <w:bCs/>
                <w:sz w:val="24"/>
                <w:szCs w:val="24"/>
              </w:rPr>
            </w:pPr>
            <w:r>
              <w:rPr>
                <w:rFonts w:asciiTheme="minorEastAsia" w:eastAsiaTheme="minorEastAsia" w:hAnsiTheme="minorEastAsia" w:cs="Songti SC Regular" w:hint="eastAsia"/>
                <w:bCs/>
                <w:sz w:val="24"/>
                <w:szCs w:val="24"/>
                <w:lang w:eastAsia="zh-Hans"/>
              </w:rPr>
              <w:t>上线人员</w:t>
            </w:r>
          </w:p>
        </w:tc>
        <w:tc>
          <w:tcPr>
            <w:tcW w:w="2953" w:type="dxa"/>
            <w:vAlign w:val="center"/>
          </w:tcPr>
          <w:p w14:paraId="1E8A1F23" w14:textId="77777777" w:rsidR="00B44750" w:rsidRDefault="00B44750">
            <w:pPr>
              <w:spacing w:line="0" w:lineRule="atLeast"/>
              <w:rPr>
                <w:rFonts w:asciiTheme="minorEastAsia" w:eastAsiaTheme="minorEastAsia" w:hAnsiTheme="minorEastAsia" w:cs="Songti SC Regular" w:hint="eastAsia"/>
                <w:bCs/>
                <w:sz w:val="24"/>
                <w:szCs w:val="24"/>
              </w:rPr>
            </w:pPr>
          </w:p>
          <w:p w14:paraId="33D94633" w14:textId="77777777" w:rsidR="00B44750" w:rsidRDefault="00B44750">
            <w:pPr>
              <w:spacing w:line="0" w:lineRule="atLeast"/>
              <w:rPr>
                <w:rFonts w:asciiTheme="minorEastAsia" w:eastAsiaTheme="minorEastAsia" w:hAnsiTheme="minorEastAsia" w:cs="Songti SC Regular" w:hint="eastAsia"/>
                <w:bCs/>
                <w:sz w:val="24"/>
                <w:szCs w:val="24"/>
              </w:rPr>
            </w:pPr>
          </w:p>
          <w:p w14:paraId="3166ED1E" w14:textId="77777777" w:rsidR="00B44750" w:rsidRDefault="00B44750">
            <w:pPr>
              <w:spacing w:line="0" w:lineRule="atLeast"/>
              <w:rPr>
                <w:rFonts w:asciiTheme="minorEastAsia" w:eastAsiaTheme="minorEastAsia" w:hAnsiTheme="minorEastAsia" w:cs="Songti SC Regular" w:hint="eastAsia"/>
                <w:bCs/>
                <w:sz w:val="24"/>
                <w:szCs w:val="24"/>
              </w:rPr>
            </w:pPr>
          </w:p>
          <w:p w14:paraId="54A36287" w14:textId="77777777" w:rsidR="00B44750" w:rsidRDefault="00B44750">
            <w:pPr>
              <w:spacing w:line="0" w:lineRule="atLeast"/>
              <w:rPr>
                <w:rFonts w:asciiTheme="minorEastAsia" w:eastAsiaTheme="minorEastAsia" w:hAnsiTheme="minorEastAsia" w:cs="Songti SC Regular" w:hint="eastAsia"/>
                <w:bCs/>
                <w:sz w:val="24"/>
                <w:szCs w:val="24"/>
              </w:rPr>
            </w:pPr>
          </w:p>
          <w:p w14:paraId="1B07AB96" w14:textId="77777777" w:rsidR="00B44750" w:rsidRDefault="00B44750">
            <w:pPr>
              <w:spacing w:line="0" w:lineRule="atLeast"/>
              <w:ind w:firstLineChars="1100" w:firstLine="2640"/>
              <w:rPr>
                <w:rFonts w:asciiTheme="minorEastAsia" w:eastAsiaTheme="minorEastAsia" w:hAnsiTheme="minorEastAsia" w:cs="Songti SC Regular" w:hint="eastAsia"/>
                <w:bCs/>
                <w:sz w:val="24"/>
                <w:szCs w:val="24"/>
              </w:rPr>
            </w:pPr>
          </w:p>
          <w:p w14:paraId="104E6B78" w14:textId="77777777" w:rsidR="00B44750" w:rsidRDefault="00B44750">
            <w:pPr>
              <w:spacing w:line="0" w:lineRule="atLeast"/>
              <w:rPr>
                <w:rFonts w:asciiTheme="minorEastAsia" w:eastAsiaTheme="minorEastAsia" w:hAnsiTheme="minorEastAsia" w:cs="Songti SC Regular" w:hint="eastAsia"/>
                <w:bCs/>
                <w:sz w:val="24"/>
                <w:szCs w:val="24"/>
              </w:rPr>
            </w:pPr>
          </w:p>
          <w:p w14:paraId="2B7D8322" w14:textId="77777777" w:rsidR="00B44750" w:rsidRDefault="00000000">
            <w:pPr>
              <w:spacing w:line="0" w:lineRule="atLeast"/>
              <w:ind w:firstLineChars="550" w:firstLine="1320"/>
              <w:rPr>
                <w:rFonts w:asciiTheme="minorEastAsia" w:eastAsiaTheme="minorEastAsia" w:hAnsiTheme="minorEastAsia" w:cs="Songti SC Regular" w:hint="eastAsia"/>
                <w:bCs/>
                <w:sz w:val="24"/>
                <w:szCs w:val="24"/>
              </w:rPr>
            </w:pPr>
            <w:r>
              <w:rPr>
                <w:rFonts w:asciiTheme="minorEastAsia" w:eastAsiaTheme="minorEastAsia" w:hAnsiTheme="minorEastAsia" w:cs="Songti SC Regular" w:hint="eastAsia"/>
                <w:bCs/>
                <w:sz w:val="24"/>
                <w:szCs w:val="24"/>
              </w:rPr>
              <w:t xml:space="preserve">年  月 </w:t>
            </w:r>
            <w:r>
              <w:rPr>
                <w:rFonts w:asciiTheme="minorEastAsia" w:eastAsiaTheme="minorEastAsia" w:hAnsiTheme="minorEastAsia" w:cs="Songti SC Regular"/>
                <w:bCs/>
                <w:sz w:val="24"/>
                <w:szCs w:val="24"/>
              </w:rPr>
              <w:t xml:space="preserve"> </w:t>
            </w:r>
            <w:r>
              <w:rPr>
                <w:rFonts w:asciiTheme="minorEastAsia" w:eastAsiaTheme="minorEastAsia" w:hAnsiTheme="minorEastAsia" w:cs="Songti SC Regular" w:hint="eastAsia"/>
                <w:bCs/>
                <w:sz w:val="24"/>
                <w:szCs w:val="24"/>
              </w:rPr>
              <w:t xml:space="preserve"> 日</w:t>
            </w:r>
          </w:p>
        </w:tc>
        <w:tc>
          <w:tcPr>
            <w:tcW w:w="1847" w:type="dxa"/>
            <w:vAlign w:val="center"/>
          </w:tcPr>
          <w:p w14:paraId="091C6D19" w14:textId="77777777" w:rsidR="00B44750" w:rsidRDefault="00000000">
            <w:pPr>
              <w:spacing w:line="0" w:lineRule="atLeast"/>
              <w:jc w:val="center"/>
              <w:rPr>
                <w:rFonts w:asciiTheme="minorEastAsia" w:eastAsiaTheme="minorEastAsia" w:hAnsiTheme="minorEastAsia" w:cs="Songti SC Regular" w:hint="eastAsia"/>
                <w:bCs/>
                <w:sz w:val="24"/>
                <w:szCs w:val="24"/>
                <w:lang w:eastAsia="zh-Hans"/>
              </w:rPr>
            </w:pPr>
            <w:r>
              <w:rPr>
                <w:rFonts w:asciiTheme="minorEastAsia" w:eastAsiaTheme="minorEastAsia" w:hAnsiTheme="minorEastAsia" w:cs="Songti SC Regular" w:hint="eastAsia"/>
                <w:bCs/>
                <w:sz w:val="24"/>
                <w:szCs w:val="24"/>
                <w:lang w:eastAsia="zh-Hans"/>
              </w:rPr>
              <w:t>乙方开发</w:t>
            </w:r>
          </w:p>
          <w:p w14:paraId="2291FEF9" w14:textId="77777777" w:rsidR="00B44750" w:rsidRDefault="00000000">
            <w:pPr>
              <w:spacing w:line="0" w:lineRule="atLeast"/>
              <w:jc w:val="center"/>
              <w:rPr>
                <w:rFonts w:asciiTheme="minorEastAsia" w:eastAsiaTheme="minorEastAsia" w:hAnsiTheme="minorEastAsia" w:cs="Songti SC Regular" w:hint="eastAsia"/>
                <w:bCs/>
                <w:sz w:val="24"/>
                <w:szCs w:val="24"/>
                <w:lang w:eastAsia="zh-Hans"/>
              </w:rPr>
            </w:pPr>
            <w:r>
              <w:rPr>
                <w:rFonts w:asciiTheme="minorEastAsia" w:eastAsiaTheme="minorEastAsia" w:hAnsiTheme="minorEastAsia" w:cs="Songti SC Regular" w:hint="eastAsia"/>
                <w:bCs/>
                <w:sz w:val="24"/>
                <w:szCs w:val="24"/>
                <w:lang w:eastAsia="zh-Hans"/>
              </w:rPr>
              <w:t>交付人员</w:t>
            </w:r>
          </w:p>
        </w:tc>
        <w:tc>
          <w:tcPr>
            <w:tcW w:w="2977" w:type="dxa"/>
            <w:vAlign w:val="center"/>
          </w:tcPr>
          <w:p w14:paraId="55EF5459" w14:textId="77777777" w:rsidR="00B44750" w:rsidRDefault="00B44750">
            <w:pPr>
              <w:spacing w:line="0" w:lineRule="atLeast"/>
              <w:rPr>
                <w:rFonts w:asciiTheme="minorEastAsia" w:eastAsiaTheme="minorEastAsia" w:hAnsiTheme="minorEastAsia" w:cs="Songti SC Regular" w:hint="eastAsia"/>
                <w:bCs/>
                <w:sz w:val="24"/>
                <w:szCs w:val="24"/>
                <w:lang w:eastAsia="zh-Hans"/>
              </w:rPr>
            </w:pPr>
          </w:p>
          <w:p w14:paraId="5983B585" w14:textId="77777777" w:rsidR="00B44750" w:rsidRDefault="00B44750">
            <w:pPr>
              <w:spacing w:line="0" w:lineRule="atLeast"/>
              <w:rPr>
                <w:rFonts w:asciiTheme="minorEastAsia" w:eastAsiaTheme="minorEastAsia" w:hAnsiTheme="minorEastAsia" w:cs="Songti SC Regular" w:hint="eastAsia"/>
                <w:bCs/>
                <w:sz w:val="24"/>
                <w:szCs w:val="24"/>
                <w:lang w:eastAsia="zh-Hans"/>
              </w:rPr>
            </w:pPr>
          </w:p>
          <w:p w14:paraId="2CD78B54" w14:textId="77777777" w:rsidR="00B44750" w:rsidRDefault="00B44750">
            <w:pPr>
              <w:spacing w:line="0" w:lineRule="atLeast"/>
              <w:rPr>
                <w:rFonts w:asciiTheme="minorEastAsia" w:eastAsiaTheme="minorEastAsia" w:hAnsiTheme="minorEastAsia" w:cs="Songti SC Regular" w:hint="eastAsia"/>
                <w:bCs/>
                <w:sz w:val="24"/>
                <w:szCs w:val="24"/>
                <w:lang w:eastAsia="zh-Hans"/>
              </w:rPr>
            </w:pPr>
          </w:p>
          <w:p w14:paraId="6408F173" w14:textId="77777777" w:rsidR="00B44750" w:rsidRDefault="00B44750">
            <w:pPr>
              <w:spacing w:line="0" w:lineRule="atLeast"/>
              <w:rPr>
                <w:rFonts w:asciiTheme="minorEastAsia" w:eastAsiaTheme="minorEastAsia" w:hAnsiTheme="minorEastAsia" w:cs="Songti SC Regular" w:hint="eastAsia"/>
                <w:bCs/>
                <w:sz w:val="24"/>
                <w:szCs w:val="24"/>
              </w:rPr>
            </w:pPr>
          </w:p>
          <w:p w14:paraId="4623C41C" w14:textId="77777777" w:rsidR="00B44750" w:rsidRDefault="00B44750">
            <w:pPr>
              <w:spacing w:line="0" w:lineRule="atLeast"/>
              <w:rPr>
                <w:rFonts w:asciiTheme="minorEastAsia" w:eastAsiaTheme="minorEastAsia" w:hAnsiTheme="minorEastAsia" w:cs="Songti SC Regular" w:hint="eastAsia"/>
                <w:bCs/>
                <w:sz w:val="24"/>
                <w:szCs w:val="24"/>
              </w:rPr>
            </w:pPr>
          </w:p>
          <w:p w14:paraId="65273F42" w14:textId="77777777" w:rsidR="00B44750" w:rsidRDefault="00B44750">
            <w:pPr>
              <w:spacing w:line="0" w:lineRule="atLeast"/>
              <w:rPr>
                <w:rFonts w:asciiTheme="minorEastAsia" w:eastAsiaTheme="minorEastAsia" w:hAnsiTheme="minorEastAsia" w:cs="Songti SC Regular" w:hint="eastAsia"/>
                <w:bCs/>
                <w:sz w:val="24"/>
                <w:szCs w:val="24"/>
              </w:rPr>
            </w:pPr>
          </w:p>
          <w:p w14:paraId="2DB2C60E" w14:textId="77777777" w:rsidR="00B44750" w:rsidRDefault="00B44750">
            <w:pPr>
              <w:spacing w:line="0" w:lineRule="atLeast"/>
              <w:rPr>
                <w:rFonts w:asciiTheme="minorEastAsia" w:eastAsiaTheme="minorEastAsia" w:hAnsiTheme="minorEastAsia" w:cs="Songti SC Regular" w:hint="eastAsia"/>
                <w:bCs/>
                <w:sz w:val="24"/>
                <w:szCs w:val="24"/>
              </w:rPr>
            </w:pPr>
          </w:p>
          <w:p w14:paraId="3E64E353" w14:textId="77777777" w:rsidR="00B44750" w:rsidRDefault="00000000">
            <w:pPr>
              <w:spacing w:line="0" w:lineRule="atLeast"/>
              <w:ind w:left="1680" w:hangingChars="700" w:hanging="1680"/>
              <w:rPr>
                <w:rFonts w:asciiTheme="minorEastAsia" w:eastAsiaTheme="minorEastAsia" w:hAnsiTheme="minorEastAsia" w:cs="Songti SC Regular" w:hint="eastAsia"/>
                <w:bCs/>
                <w:sz w:val="24"/>
                <w:szCs w:val="24"/>
              </w:rPr>
            </w:pPr>
            <w:r>
              <w:rPr>
                <w:rFonts w:asciiTheme="minorEastAsia" w:eastAsiaTheme="minorEastAsia" w:hAnsiTheme="minorEastAsia" w:cs="Songti SC Regular"/>
                <w:bCs/>
                <w:sz w:val="24"/>
                <w:szCs w:val="24"/>
              </w:rPr>
              <w:t xml:space="preserve">           </w:t>
            </w:r>
            <w:r>
              <w:rPr>
                <w:rFonts w:asciiTheme="minorEastAsia" w:eastAsiaTheme="minorEastAsia" w:hAnsiTheme="minorEastAsia" w:cs="Songti SC Regular" w:hint="eastAsia"/>
                <w:bCs/>
                <w:sz w:val="24"/>
                <w:szCs w:val="24"/>
              </w:rPr>
              <w:t>年  月  日</w:t>
            </w:r>
          </w:p>
        </w:tc>
      </w:tr>
      <w:tr w:rsidR="00B44750" w14:paraId="54269455" w14:textId="77777777">
        <w:trPr>
          <w:trHeight w:val="111"/>
        </w:trPr>
        <w:tc>
          <w:tcPr>
            <w:tcW w:w="9635" w:type="dxa"/>
            <w:gridSpan w:val="4"/>
            <w:vAlign w:val="bottom"/>
          </w:tcPr>
          <w:p w14:paraId="07B85C76" w14:textId="77777777" w:rsidR="00B44750" w:rsidRDefault="00000000">
            <w:pPr>
              <w:spacing w:line="0" w:lineRule="atLeast"/>
              <w:rPr>
                <w:rFonts w:asciiTheme="minorEastAsia" w:eastAsiaTheme="minorEastAsia" w:hAnsiTheme="minorEastAsia" w:cs="Songti SC Regular" w:hint="eastAsia"/>
                <w:bCs/>
                <w:sz w:val="24"/>
                <w:szCs w:val="24"/>
              </w:rPr>
            </w:pPr>
            <w:r>
              <w:rPr>
                <w:rFonts w:asciiTheme="minorEastAsia" w:eastAsiaTheme="minorEastAsia" w:hAnsiTheme="minorEastAsia" w:cs="Songti SC Regular" w:hint="eastAsia"/>
                <w:bCs/>
                <w:sz w:val="24"/>
                <w:szCs w:val="24"/>
              </w:rPr>
              <w:t>项目进度情况：</w:t>
            </w:r>
          </w:p>
          <w:p w14:paraId="46BFCEB8" w14:textId="77777777" w:rsidR="00B44750" w:rsidRDefault="00B44750">
            <w:pPr>
              <w:spacing w:line="0" w:lineRule="atLeast"/>
              <w:rPr>
                <w:rFonts w:asciiTheme="minorEastAsia" w:eastAsiaTheme="minorEastAsia" w:hAnsiTheme="minorEastAsia" w:cs="Songti SC Regular" w:hint="eastAsia"/>
                <w:bCs/>
                <w:sz w:val="24"/>
                <w:szCs w:val="24"/>
              </w:rPr>
            </w:pPr>
          </w:p>
          <w:p w14:paraId="476A36FE" w14:textId="77777777" w:rsidR="00B44750" w:rsidRDefault="00B44750">
            <w:pPr>
              <w:spacing w:line="0" w:lineRule="atLeast"/>
              <w:rPr>
                <w:rFonts w:asciiTheme="minorEastAsia" w:eastAsiaTheme="minorEastAsia" w:hAnsiTheme="minorEastAsia" w:cs="Songti SC Regular" w:hint="eastAsia"/>
                <w:bCs/>
                <w:sz w:val="24"/>
                <w:szCs w:val="24"/>
              </w:rPr>
            </w:pPr>
          </w:p>
          <w:p w14:paraId="50CC996C" w14:textId="77777777" w:rsidR="00B44750" w:rsidRDefault="00B44750">
            <w:pPr>
              <w:spacing w:line="0" w:lineRule="atLeast"/>
              <w:rPr>
                <w:rFonts w:asciiTheme="minorEastAsia" w:eastAsiaTheme="minorEastAsia" w:hAnsiTheme="minorEastAsia" w:cs="Songti SC Regular" w:hint="eastAsia"/>
                <w:bCs/>
                <w:sz w:val="24"/>
                <w:szCs w:val="24"/>
              </w:rPr>
            </w:pPr>
          </w:p>
        </w:tc>
      </w:tr>
      <w:tr w:rsidR="00B44750" w14:paraId="13A7A33E" w14:textId="77777777">
        <w:trPr>
          <w:trHeight w:val="111"/>
        </w:trPr>
        <w:tc>
          <w:tcPr>
            <w:tcW w:w="4811" w:type="dxa"/>
            <w:gridSpan w:val="2"/>
            <w:vAlign w:val="bottom"/>
          </w:tcPr>
          <w:p w14:paraId="67156162" w14:textId="77777777" w:rsidR="00B44750" w:rsidRDefault="00000000">
            <w:pPr>
              <w:jc w:val="center"/>
              <w:rPr>
                <w:rFonts w:asciiTheme="minorEastAsia" w:eastAsiaTheme="minorEastAsia" w:hAnsiTheme="minorEastAsia" w:cs="Songti SC Regular" w:hint="eastAsia"/>
                <w:b/>
                <w:sz w:val="24"/>
                <w:szCs w:val="24"/>
                <w:lang w:eastAsia="zh-Hans"/>
              </w:rPr>
            </w:pPr>
            <w:r>
              <w:rPr>
                <w:rFonts w:asciiTheme="minorEastAsia" w:eastAsiaTheme="minorEastAsia" w:hAnsiTheme="minorEastAsia" w:cs="Songti SC Regular" w:hint="eastAsia"/>
                <w:b/>
                <w:sz w:val="24"/>
                <w:szCs w:val="24"/>
                <w:lang w:eastAsia="zh-Hans"/>
              </w:rPr>
              <w:t>上线功能明细（所属：第一阶段）</w:t>
            </w:r>
          </w:p>
        </w:tc>
        <w:tc>
          <w:tcPr>
            <w:tcW w:w="1847" w:type="dxa"/>
          </w:tcPr>
          <w:p w14:paraId="3A45EB02" w14:textId="77777777" w:rsidR="00B44750" w:rsidRDefault="00000000">
            <w:pPr>
              <w:jc w:val="center"/>
              <w:rPr>
                <w:rFonts w:asciiTheme="minorEastAsia" w:eastAsiaTheme="minorEastAsia" w:hAnsiTheme="minorEastAsia" w:cs="Songti SC Regular" w:hint="eastAsia"/>
                <w:b/>
                <w:sz w:val="24"/>
                <w:szCs w:val="24"/>
              </w:rPr>
            </w:pPr>
            <w:r>
              <w:rPr>
                <w:rFonts w:asciiTheme="minorEastAsia" w:eastAsiaTheme="minorEastAsia" w:hAnsiTheme="minorEastAsia" w:cs="Songti SC Regular" w:hint="eastAsia"/>
                <w:b/>
                <w:sz w:val="24"/>
                <w:szCs w:val="24"/>
                <w:lang w:eastAsia="zh-Hans"/>
              </w:rPr>
              <w:t>乙方</w:t>
            </w:r>
            <w:r>
              <w:rPr>
                <w:rFonts w:asciiTheme="minorEastAsia" w:eastAsiaTheme="minorEastAsia" w:hAnsiTheme="minorEastAsia" w:cs="Songti SC Regular" w:hint="eastAsia"/>
                <w:b/>
                <w:sz w:val="24"/>
                <w:szCs w:val="24"/>
              </w:rPr>
              <w:t>测试情况</w:t>
            </w:r>
          </w:p>
        </w:tc>
        <w:tc>
          <w:tcPr>
            <w:tcW w:w="2977" w:type="dxa"/>
          </w:tcPr>
          <w:p w14:paraId="27556F9D" w14:textId="77777777" w:rsidR="00B44750" w:rsidRDefault="00000000">
            <w:pPr>
              <w:jc w:val="center"/>
              <w:rPr>
                <w:rFonts w:asciiTheme="minorEastAsia" w:eastAsiaTheme="minorEastAsia" w:hAnsiTheme="minorEastAsia" w:cs="Songti SC Regular" w:hint="eastAsia"/>
                <w:b/>
                <w:sz w:val="24"/>
                <w:szCs w:val="24"/>
              </w:rPr>
            </w:pPr>
            <w:r>
              <w:rPr>
                <w:rFonts w:asciiTheme="minorEastAsia" w:eastAsiaTheme="minorEastAsia" w:hAnsiTheme="minorEastAsia" w:cs="Songti SC Regular" w:hint="eastAsia"/>
                <w:b/>
                <w:sz w:val="24"/>
                <w:szCs w:val="24"/>
                <w:lang w:eastAsia="zh-Hans"/>
              </w:rPr>
              <w:t>甲方测试情况</w:t>
            </w:r>
          </w:p>
        </w:tc>
      </w:tr>
      <w:tr w:rsidR="00B44750" w14:paraId="522284A8" w14:textId="77777777">
        <w:trPr>
          <w:trHeight w:val="687"/>
        </w:trPr>
        <w:tc>
          <w:tcPr>
            <w:tcW w:w="4811" w:type="dxa"/>
            <w:gridSpan w:val="2"/>
            <w:vAlign w:val="bottom"/>
          </w:tcPr>
          <w:p w14:paraId="212E46C2" w14:textId="77777777" w:rsidR="00B44750" w:rsidRDefault="00B44750">
            <w:pPr>
              <w:rPr>
                <w:rFonts w:asciiTheme="minorEastAsia" w:eastAsiaTheme="minorEastAsia" w:hAnsiTheme="minorEastAsia" w:cs="Songti SC Regular" w:hint="eastAsia"/>
                <w:sz w:val="24"/>
                <w:szCs w:val="24"/>
              </w:rPr>
            </w:pPr>
          </w:p>
        </w:tc>
        <w:tc>
          <w:tcPr>
            <w:tcW w:w="1847" w:type="dxa"/>
          </w:tcPr>
          <w:p w14:paraId="075D5407" w14:textId="77777777" w:rsidR="00B44750" w:rsidRDefault="00B44750">
            <w:pPr>
              <w:rPr>
                <w:rFonts w:asciiTheme="minorEastAsia" w:eastAsiaTheme="minorEastAsia" w:hAnsiTheme="minorEastAsia" w:cs="Songti SC Regular" w:hint="eastAsia"/>
                <w:b/>
                <w:sz w:val="24"/>
                <w:szCs w:val="24"/>
              </w:rPr>
            </w:pPr>
          </w:p>
        </w:tc>
        <w:tc>
          <w:tcPr>
            <w:tcW w:w="2977" w:type="dxa"/>
          </w:tcPr>
          <w:p w14:paraId="226D31F7" w14:textId="77777777" w:rsidR="00B44750" w:rsidRDefault="00B44750">
            <w:pPr>
              <w:rPr>
                <w:rFonts w:asciiTheme="minorEastAsia" w:eastAsiaTheme="minorEastAsia" w:hAnsiTheme="minorEastAsia" w:cs="Songti SC Regular" w:hint="eastAsia"/>
                <w:b/>
                <w:sz w:val="24"/>
                <w:szCs w:val="24"/>
              </w:rPr>
            </w:pPr>
          </w:p>
        </w:tc>
      </w:tr>
      <w:tr w:rsidR="00B44750" w14:paraId="52989D2E" w14:textId="77777777">
        <w:trPr>
          <w:trHeight w:val="697"/>
        </w:trPr>
        <w:tc>
          <w:tcPr>
            <w:tcW w:w="4811" w:type="dxa"/>
            <w:gridSpan w:val="2"/>
            <w:vAlign w:val="bottom"/>
          </w:tcPr>
          <w:p w14:paraId="1147F627" w14:textId="77777777" w:rsidR="00B44750" w:rsidRDefault="00B44750">
            <w:pPr>
              <w:rPr>
                <w:rFonts w:asciiTheme="minorEastAsia" w:eastAsiaTheme="minorEastAsia" w:hAnsiTheme="minorEastAsia" w:cs="Songti SC Regular" w:hint="eastAsia"/>
                <w:sz w:val="24"/>
                <w:szCs w:val="24"/>
              </w:rPr>
            </w:pPr>
          </w:p>
        </w:tc>
        <w:tc>
          <w:tcPr>
            <w:tcW w:w="1847" w:type="dxa"/>
          </w:tcPr>
          <w:p w14:paraId="10BAF6D6" w14:textId="77777777" w:rsidR="00B44750" w:rsidRDefault="00B44750">
            <w:pPr>
              <w:rPr>
                <w:rFonts w:asciiTheme="minorEastAsia" w:eastAsiaTheme="minorEastAsia" w:hAnsiTheme="minorEastAsia" w:cs="Songti SC Regular" w:hint="eastAsia"/>
                <w:b/>
                <w:sz w:val="24"/>
                <w:szCs w:val="24"/>
              </w:rPr>
            </w:pPr>
          </w:p>
        </w:tc>
        <w:tc>
          <w:tcPr>
            <w:tcW w:w="2977" w:type="dxa"/>
          </w:tcPr>
          <w:p w14:paraId="6F9C19D9" w14:textId="77777777" w:rsidR="00B44750" w:rsidRDefault="00B44750">
            <w:pPr>
              <w:rPr>
                <w:rFonts w:asciiTheme="minorEastAsia" w:eastAsiaTheme="minorEastAsia" w:hAnsiTheme="minorEastAsia" w:cs="Songti SC Regular" w:hint="eastAsia"/>
                <w:b/>
                <w:sz w:val="24"/>
                <w:szCs w:val="24"/>
              </w:rPr>
            </w:pPr>
          </w:p>
        </w:tc>
      </w:tr>
      <w:tr w:rsidR="00B44750" w14:paraId="2C3354BF" w14:textId="77777777">
        <w:trPr>
          <w:trHeight w:val="693"/>
        </w:trPr>
        <w:tc>
          <w:tcPr>
            <w:tcW w:w="4811" w:type="dxa"/>
            <w:gridSpan w:val="2"/>
            <w:vAlign w:val="bottom"/>
          </w:tcPr>
          <w:p w14:paraId="43D2D796" w14:textId="77777777" w:rsidR="00B44750" w:rsidRDefault="00B44750">
            <w:pPr>
              <w:rPr>
                <w:rFonts w:asciiTheme="minorEastAsia" w:eastAsiaTheme="minorEastAsia" w:hAnsiTheme="minorEastAsia" w:cs="Songti SC Regular" w:hint="eastAsia"/>
                <w:sz w:val="24"/>
                <w:szCs w:val="24"/>
              </w:rPr>
            </w:pPr>
          </w:p>
        </w:tc>
        <w:tc>
          <w:tcPr>
            <w:tcW w:w="1847" w:type="dxa"/>
          </w:tcPr>
          <w:p w14:paraId="0AA56239" w14:textId="77777777" w:rsidR="00B44750" w:rsidRDefault="00B44750">
            <w:pPr>
              <w:rPr>
                <w:rFonts w:asciiTheme="minorEastAsia" w:eastAsiaTheme="minorEastAsia" w:hAnsiTheme="minorEastAsia" w:cs="Songti SC Regular" w:hint="eastAsia"/>
                <w:b/>
                <w:sz w:val="24"/>
                <w:szCs w:val="24"/>
              </w:rPr>
            </w:pPr>
          </w:p>
        </w:tc>
        <w:tc>
          <w:tcPr>
            <w:tcW w:w="2977" w:type="dxa"/>
          </w:tcPr>
          <w:p w14:paraId="05B5D830" w14:textId="77777777" w:rsidR="00B44750" w:rsidRDefault="00B44750">
            <w:pPr>
              <w:rPr>
                <w:rFonts w:asciiTheme="minorEastAsia" w:eastAsiaTheme="minorEastAsia" w:hAnsiTheme="minorEastAsia" w:cs="Songti SC Regular" w:hint="eastAsia"/>
                <w:b/>
                <w:sz w:val="24"/>
                <w:szCs w:val="24"/>
              </w:rPr>
            </w:pPr>
          </w:p>
        </w:tc>
      </w:tr>
      <w:tr w:rsidR="00B44750" w14:paraId="0E172A02" w14:textId="77777777">
        <w:trPr>
          <w:trHeight w:val="1031"/>
        </w:trPr>
        <w:tc>
          <w:tcPr>
            <w:tcW w:w="9635" w:type="dxa"/>
            <w:gridSpan w:val="4"/>
          </w:tcPr>
          <w:p w14:paraId="4846FCC7" w14:textId="77777777" w:rsidR="00B44750" w:rsidRDefault="00000000">
            <w:pPr>
              <w:spacing w:line="0" w:lineRule="atLeast"/>
              <w:rPr>
                <w:rFonts w:asciiTheme="minorEastAsia" w:eastAsiaTheme="minorEastAsia" w:hAnsiTheme="minorEastAsia" w:cs="Songti SC Regular" w:hint="eastAsia"/>
                <w:bCs/>
                <w:sz w:val="24"/>
                <w:szCs w:val="24"/>
                <w:lang w:eastAsia="zh-CN"/>
              </w:rPr>
            </w:pPr>
            <w:r>
              <w:rPr>
                <w:rFonts w:asciiTheme="minorEastAsia" w:eastAsiaTheme="minorEastAsia" w:hAnsiTheme="minorEastAsia" w:cs="Songti SC Regular" w:hint="eastAsia"/>
                <w:bCs/>
                <w:sz w:val="24"/>
                <w:szCs w:val="24"/>
                <w:lang w:eastAsia="zh-Hans"/>
              </w:rPr>
              <w:t>需求变更或需求增加</w:t>
            </w:r>
            <w:r>
              <w:rPr>
                <w:rFonts w:asciiTheme="minorEastAsia" w:eastAsiaTheme="minorEastAsia" w:hAnsiTheme="minorEastAsia" w:cs="Songti SC Regular" w:hint="eastAsia"/>
                <w:bCs/>
                <w:sz w:val="24"/>
                <w:szCs w:val="24"/>
                <w:lang w:eastAsia="zh-CN"/>
              </w:rPr>
              <w:t>及其他需要说明的内容：</w:t>
            </w:r>
          </w:p>
          <w:p w14:paraId="665C2C84" w14:textId="77777777" w:rsidR="00B44750" w:rsidRDefault="00B44750">
            <w:pPr>
              <w:spacing w:line="0" w:lineRule="atLeast"/>
              <w:rPr>
                <w:rFonts w:asciiTheme="minorEastAsia" w:eastAsiaTheme="minorEastAsia" w:hAnsiTheme="minorEastAsia" w:cs="Songti SC Regular" w:hint="eastAsia"/>
                <w:sz w:val="24"/>
                <w:szCs w:val="24"/>
                <w:lang w:eastAsia="zh-CN"/>
              </w:rPr>
            </w:pPr>
          </w:p>
          <w:p w14:paraId="7924B611" w14:textId="77777777" w:rsidR="00B44750" w:rsidRDefault="00B44750">
            <w:pPr>
              <w:spacing w:line="0" w:lineRule="atLeast"/>
              <w:rPr>
                <w:rFonts w:asciiTheme="minorEastAsia" w:eastAsiaTheme="minorEastAsia" w:hAnsiTheme="minorEastAsia" w:cs="Songti SC Regular" w:hint="eastAsia"/>
                <w:sz w:val="24"/>
                <w:szCs w:val="24"/>
                <w:lang w:eastAsia="zh-CN"/>
              </w:rPr>
            </w:pPr>
          </w:p>
          <w:p w14:paraId="10699C85" w14:textId="77777777" w:rsidR="00B44750" w:rsidRDefault="00B44750">
            <w:pPr>
              <w:spacing w:line="0" w:lineRule="atLeast"/>
              <w:rPr>
                <w:rFonts w:asciiTheme="minorEastAsia" w:eastAsiaTheme="minorEastAsia" w:hAnsiTheme="minorEastAsia" w:cs="Songti SC Regular" w:hint="eastAsia"/>
                <w:sz w:val="24"/>
                <w:szCs w:val="24"/>
                <w:lang w:eastAsia="zh-CN"/>
              </w:rPr>
            </w:pPr>
          </w:p>
          <w:p w14:paraId="3EA654FC" w14:textId="77777777" w:rsidR="00B44750" w:rsidRDefault="00B44750">
            <w:pPr>
              <w:spacing w:line="0" w:lineRule="atLeast"/>
              <w:rPr>
                <w:rFonts w:asciiTheme="minorEastAsia" w:eastAsiaTheme="minorEastAsia" w:hAnsiTheme="minorEastAsia" w:cs="Songti SC Regular" w:hint="eastAsia"/>
                <w:sz w:val="24"/>
                <w:szCs w:val="24"/>
                <w:lang w:eastAsia="zh-CN"/>
              </w:rPr>
            </w:pPr>
          </w:p>
        </w:tc>
      </w:tr>
      <w:tr w:rsidR="00B44750" w14:paraId="529741DA" w14:textId="77777777">
        <w:trPr>
          <w:cantSplit/>
          <w:trHeight w:val="2785"/>
        </w:trPr>
        <w:tc>
          <w:tcPr>
            <w:tcW w:w="9635" w:type="dxa"/>
            <w:gridSpan w:val="4"/>
          </w:tcPr>
          <w:p w14:paraId="29B335C4" w14:textId="77777777" w:rsidR="00B44750" w:rsidRDefault="00000000">
            <w:pPr>
              <w:rPr>
                <w:rFonts w:asciiTheme="minorEastAsia" w:eastAsiaTheme="minorEastAsia" w:hAnsiTheme="minorEastAsia" w:cs="Songti SC Regular" w:hint="eastAsia"/>
                <w:sz w:val="24"/>
                <w:szCs w:val="24"/>
              </w:rPr>
            </w:pPr>
            <w:r>
              <w:rPr>
                <w:rFonts w:asciiTheme="minorEastAsia" w:eastAsiaTheme="minorEastAsia" w:hAnsiTheme="minorEastAsia" w:cs="Songti SC Regular" w:hint="eastAsia"/>
                <w:sz w:val="24"/>
                <w:szCs w:val="24"/>
              </w:rPr>
              <w:t>系统</w:t>
            </w:r>
            <w:r>
              <w:rPr>
                <w:rFonts w:asciiTheme="minorEastAsia" w:eastAsiaTheme="minorEastAsia" w:hAnsiTheme="minorEastAsia" w:cs="Songti SC Regular" w:hint="eastAsia"/>
                <w:sz w:val="24"/>
                <w:szCs w:val="24"/>
                <w:lang w:eastAsia="zh-CN"/>
              </w:rPr>
              <w:t>上线</w:t>
            </w:r>
            <w:r>
              <w:rPr>
                <w:rFonts w:asciiTheme="minorEastAsia" w:eastAsiaTheme="minorEastAsia" w:hAnsiTheme="minorEastAsia" w:cs="Songti SC Regular" w:hint="eastAsia"/>
                <w:sz w:val="24"/>
                <w:szCs w:val="24"/>
              </w:rPr>
              <w:t>内容：</w:t>
            </w:r>
          </w:p>
          <w:p w14:paraId="5B226C07" w14:textId="77777777" w:rsidR="00B44750" w:rsidRDefault="00B44750">
            <w:pPr>
              <w:rPr>
                <w:rFonts w:asciiTheme="minorEastAsia" w:eastAsiaTheme="minorEastAsia" w:hAnsiTheme="minorEastAsia" w:cs="Songti SC Regular" w:hint="eastAsia"/>
                <w:bCs/>
                <w:sz w:val="24"/>
                <w:szCs w:val="24"/>
              </w:rPr>
            </w:pPr>
          </w:p>
        </w:tc>
      </w:tr>
    </w:tbl>
    <w:p w14:paraId="0FC624F6" w14:textId="77777777" w:rsidR="00B44750" w:rsidRDefault="00000000">
      <w:pPr>
        <w:pStyle w:val="10"/>
        <w:keepNext/>
        <w:pageBreakBefore/>
        <w:ind w:firstLineChars="1002" w:firstLine="2817"/>
        <w:rPr>
          <w:rFonts w:asciiTheme="minorEastAsia" w:eastAsiaTheme="minorEastAsia" w:hAnsiTheme="minorEastAsia" w:hint="eastAsia"/>
          <w:b/>
          <w:sz w:val="32"/>
          <w:szCs w:val="32"/>
        </w:rPr>
      </w:pPr>
      <w:r>
        <w:rPr>
          <w:rFonts w:asciiTheme="minorEastAsia" w:eastAsiaTheme="minorEastAsia" w:hAnsiTheme="minorEastAsia" w:cs="Songti SC Bold" w:hint="eastAsia"/>
          <w:b/>
          <w:bCs/>
          <w:color w:val="auto"/>
          <w:sz w:val="28"/>
          <w:szCs w:val="28"/>
          <w:lang w:eastAsia="zh-Hans"/>
        </w:rPr>
        <w:lastRenderedPageBreak/>
        <w:t>附件</w:t>
      </w:r>
      <w:r>
        <w:rPr>
          <w:rFonts w:asciiTheme="minorEastAsia" w:eastAsiaTheme="minorEastAsia" w:hAnsiTheme="minorEastAsia" w:cs="Songti SC Bold" w:hint="eastAsia"/>
          <w:b/>
          <w:bCs/>
          <w:color w:val="auto"/>
          <w:sz w:val="28"/>
          <w:szCs w:val="28"/>
        </w:rPr>
        <w:t>五</w:t>
      </w:r>
      <w:r>
        <w:rPr>
          <w:rFonts w:asciiTheme="minorEastAsia" w:eastAsiaTheme="minorEastAsia" w:hAnsiTheme="minorEastAsia" w:cs="Songti SC Bold" w:hint="eastAsia"/>
          <w:b/>
          <w:bCs/>
          <w:color w:val="auto"/>
          <w:sz w:val="28"/>
          <w:szCs w:val="28"/>
          <w:lang w:eastAsia="zh-Hans"/>
        </w:rPr>
        <w:t>：</w:t>
      </w:r>
      <w:r>
        <w:rPr>
          <w:rFonts w:asciiTheme="minorEastAsia" w:eastAsiaTheme="minorEastAsia" w:hAnsiTheme="minorEastAsia" w:hint="eastAsia"/>
          <w:b/>
          <w:sz w:val="32"/>
          <w:szCs w:val="32"/>
        </w:rPr>
        <w:t>项目验收申请单</w:t>
      </w:r>
    </w:p>
    <w:tbl>
      <w:tblPr>
        <w:tblW w:w="5234" w:type="pct"/>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2395"/>
        <w:gridCol w:w="6378"/>
      </w:tblGrid>
      <w:tr w:rsidR="00B44750" w14:paraId="69AE25AE" w14:textId="77777777">
        <w:trPr>
          <w:trHeight w:val="535"/>
        </w:trPr>
        <w:tc>
          <w:tcPr>
            <w:tcW w:w="1365" w:type="pct"/>
            <w:vAlign w:val="center"/>
          </w:tcPr>
          <w:p w14:paraId="3F849FE6" w14:textId="77777777" w:rsidR="00B44750" w:rsidRDefault="00000000">
            <w:pPr>
              <w:spacing w:line="480" w:lineRule="auto"/>
              <w:jc w:val="center"/>
              <w:rPr>
                <w:rFonts w:asciiTheme="minorEastAsia" w:eastAsiaTheme="minorEastAsia" w:hAnsiTheme="minorEastAsia" w:hint="eastAsia"/>
                <w:sz w:val="24"/>
              </w:rPr>
            </w:pPr>
            <w:r>
              <w:rPr>
                <w:rFonts w:asciiTheme="minorEastAsia" w:eastAsiaTheme="minorEastAsia" w:hAnsiTheme="minorEastAsia" w:hint="eastAsia"/>
                <w:sz w:val="24"/>
              </w:rPr>
              <w:t>项目名称</w:t>
            </w:r>
          </w:p>
        </w:tc>
        <w:tc>
          <w:tcPr>
            <w:tcW w:w="3635" w:type="pct"/>
            <w:vAlign w:val="center"/>
          </w:tcPr>
          <w:p w14:paraId="5DF70CAD" w14:textId="77777777" w:rsidR="00B44750" w:rsidRDefault="00000000">
            <w:pPr>
              <w:spacing w:line="480" w:lineRule="auto"/>
              <w:jc w:val="center"/>
              <w:rPr>
                <w:rFonts w:asciiTheme="minorEastAsia" w:eastAsiaTheme="minorEastAsia" w:hAnsiTheme="minorEastAsia" w:hint="eastAsia"/>
                <w:sz w:val="24"/>
                <w:lang w:eastAsia="zh-CN"/>
              </w:rPr>
            </w:pPr>
            <w:r>
              <w:rPr>
                <w:lang w:eastAsia="zh-CN"/>
              </w:rPr>
              <w:t>日报管理功能开发项目</w:t>
            </w:r>
          </w:p>
        </w:tc>
      </w:tr>
      <w:tr w:rsidR="00B44750" w14:paraId="4CA9F126" w14:textId="77777777">
        <w:trPr>
          <w:trHeight w:val="536"/>
        </w:trPr>
        <w:tc>
          <w:tcPr>
            <w:tcW w:w="1365" w:type="pct"/>
            <w:vAlign w:val="center"/>
          </w:tcPr>
          <w:p w14:paraId="58E8866F" w14:textId="77777777" w:rsidR="00B44750" w:rsidRDefault="00000000">
            <w:pPr>
              <w:spacing w:line="480" w:lineRule="auto"/>
              <w:jc w:val="center"/>
              <w:rPr>
                <w:rFonts w:asciiTheme="minorEastAsia" w:eastAsiaTheme="minorEastAsia" w:hAnsiTheme="minorEastAsia" w:hint="eastAsia"/>
                <w:sz w:val="24"/>
              </w:rPr>
            </w:pPr>
            <w:r>
              <w:rPr>
                <w:rFonts w:asciiTheme="minorEastAsia" w:eastAsiaTheme="minorEastAsia" w:hAnsiTheme="minorEastAsia" w:hint="eastAsia"/>
                <w:sz w:val="24"/>
              </w:rPr>
              <w:t>合同名称</w:t>
            </w:r>
          </w:p>
        </w:tc>
        <w:tc>
          <w:tcPr>
            <w:tcW w:w="3635" w:type="pct"/>
            <w:vAlign w:val="center"/>
          </w:tcPr>
          <w:p w14:paraId="6B7A44AF" w14:textId="77777777" w:rsidR="00B44750" w:rsidRDefault="00000000">
            <w:pPr>
              <w:spacing w:line="480" w:lineRule="auto"/>
              <w:jc w:val="center"/>
              <w:rPr>
                <w:rFonts w:asciiTheme="minorEastAsia" w:eastAsiaTheme="minorEastAsia" w:hAnsiTheme="minorEastAsia" w:hint="eastAsia"/>
                <w:sz w:val="24"/>
                <w:lang w:eastAsia="zh-CN"/>
              </w:rPr>
            </w:pPr>
            <w:r>
              <w:rPr>
                <w:lang w:eastAsia="zh-CN"/>
              </w:rPr>
              <w:t>日报管理功能开发服务合同</w:t>
            </w:r>
          </w:p>
        </w:tc>
      </w:tr>
      <w:tr w:rsidR="00B44750" w14:paraId="7AB1719C" w14:textId="77777777">
        <w:trPr>
          <w:trHeight w:val="536"/>
        </w:trPr>
        <w:tc>
          <w:tcPr>
            <w:tcW w:w="1365" w:type="pct"/>
            <w:vAlign w:val="center"/>
          </w:tcPr>
          <w:p w14:paraId="2E951726" w14:textId="77777777" w:rsidR="00B44750" w:rsidRDefault="00000000">
            <w:pPr>
              <w:spacing w:line="480" w:lineRule="auto"/>
              <w:jc w:val="center"/>
              <w:rPr>
                <w:rFonts w:asciiTheme="minorEastAsia" w:eastAsiaTheme="minorEastAsia" w:hAnsiTheme="minorEastAsia" w:hint="eastAsia"/>
                <w:sz w:val="24"/>
              </w:rPr>
            </w:pPr>
            <w:r>
              <w:rPr>
                <w:rFonts w:asciiTheme="minorEastAsia" w:eastAsiaTheme="minorEastAsia" w:hAnsiTheme="minorEastAsia" w:hint="eastAsia"/>
                <w:sz w:val="24"/>
              </w:rPr>
              <w:t>甲方单位</w:t>
            </w:r>
          </w:p>
        </w:tc>
        <w:tc>
          <w:tcPr>
            <w:tcW w:w="3635" w:type="pct"/>
            <w:vAlign w:val="center"/>
          </w:tcPr>
          <w:p w14:paraId="28A5C634" w14:textId="77777777" w:rsidR="00B44750" w:rsidRDefault="00B44750">
            <w:pPr>
              <w:spacing w:line="480" w:lineRule="auto"/>
              <w:jc w:val="center"/>
              <w:rPr>
                <w:rFonts w:asciiTheme="minorEastAsia" w:eastAsiaTheme="minorEastAsia" w:hAnsiTheme="minorEastAsia" w:hint="eastAsia"/>
                <w:sz w:val="24"/>
                <w:lang w:eastAsia="zh-CN"/>
              </w:rPr>
            </w:pPr>
          </w:p>
        </w:tc>
      </w:tr>
      <w:tr w:rsidR="00B44750" w14:paraId="78A5B7A0" w14:textId="77777777">
        <w:trPr>
          <w:trHeight w:val="536"/>
        </w:trPr>
        <w:tc>
          <w:tcPr>
            <w:tcW w:w="1365" w:type="pct"/>
            <w:vAlign w:val="center"/>
          </w:tcPr>
          <w:p w14:paraId="04605AC5" w14:textId="77777777" w:rsidR="00B44750" w:rsidRDefault="00000000">
            <w:pPr>
              <w:spacing w:line="480" w:lineRule="auto"/>
              <w:jc w:val="center"/>
              <w:rPr>
                <w:rFonts w:asciiTheme="minorEastAsia" w:eastAsiaTheme="minorEastAsia" w:hAnsiTheme="minorEastAsia" w:hint="eastAsia"/>
                <w:sz w:val="24"/>
              </w:rPr>
            </w:pPr>
            <w:r>
              <w:rPr>
                <w:rFonts w:asciiTheme="minorEastAsia" w:eastAsiaTheme="minorEastAsia" w:hAnsiTheme="minorEastAsia" w:hint="eastAsia"/>
                <w:sz w:val="24"/>
              </w:rPr>
              <w:t>乙方单位</w:t>
            </w:r>
          </w:p>
        </w:tc>
        <w:tc>
          <w:tcPr>
            <w:tcW w:w="3635" w:type="pct"/>
            <w:vAlign w:val="center"/>
          </w:tcPr>
          <w:p w14:paraId="7F86FD05" w14:textId="77777777" w:rsidR="00B44750" w:rsidRDefault="00B44750">
            <w:pPr>
              <w:spacing w:line="480" w:lineRule="auto"/>
              <w:jc w:val="center"/>
              <w:rPr>
                <w:rFonts w:asciiTheme="minorEastAsia" w:eastAsiaTheme="minorEastAsia" w:hAnsiTheme="minorEastAsia" w:hint="eastAsia"/>
                <w:sz w:val="24"/>
                <w:lang w:eastAsia="zh-CN"/>
              </w:rPr>
            </w:pPr>
          </w:p>
        </w:tc>
      </w:tr>
      <w:tr w:rsidR="00B44750" w14:paraId="63176607" w14:textId="77777777">
        <w:trPr>
          <w:trHeight w:val="1010"/>
        </w:trPr>
        <w:tc>
          <w:tcPr>
            <w:tcW w:w="1365" w:type="pct"/>
            <w:tcBorders>
              <w:bottom w:val="single" w:sz="12" w:space="0" w:color="auto"/>
            </w:tcBorders>
            <w:vAlign w:val="center"/>
          </w:tcPr>
          <w:p w14:paraId="08827D6C" w14:textId="77777777" w:rsidR="00B44750" w:rsidRDefault="00000000">
            <w:pPr>
              <w:spacing w:line="480" w:lineRule="auto"/>
              <w:jc w:val="center"/>
              <w:rPr>
                <w:rFonts w:asciiTheme="minorEastAsia" w:eastAsiaTheme="minorEastAsia" w:hAnsiTheme="minorEastAsia" w:hint="eastAsia"/>
                <w:sz w:val="24"/>
                <w:lang w:eastAsia="zh-CN"/>
              </w:rPr>
            </w:pPr>
            <w:r>
              <w:rPr>
                <w:rFonts w:asciiTheme="minorEastAsia" w:eastAsiaTheme="minorEastAsia" w:hAnsiTheme="minorEastAsia" w:hint="eastAsia"/>
                <w:sz w:val="24"/>
                <w:lang w:eastAsia="zh-CN"/>
              </w:rPr>
              <w:t>乙方项目负责人</w:t>
            </w:r>
          </w:p>
          <w:p w14:paraId="11125B4C" w14:textId="77777777" w:rsidR="00B44750" w:rsidRDefault="00000000">
            <w:pPr>
              <w:spacing w:line="480" w:lineRule="auto"/>
              <w:jc w:val="center"/>
              <w:rPr>
                <w:rFonts w:asciiTheme="minorEastAsia" w:eastAsiaTheme="minorEastAsia" w:hAnsiTheme="minorEastAsia" w:hint="eastAsia"/>
                <w:sz w:val="24"/>
                <w:lang w:eastAsia="zh-CN"/>
              </w:rPr>
            </w:pPr>
            <w:r>
              <w:rPr>
                <w:rFonts w:asciiTheme="minorEastAsia" w:eastAsiaTheme="minorEastAsia" w:hAnsiTheme="minorEastAsia" w:hint="eastAsia"/>
                <w:sz w:val="24"/>
                <w:lang w:eastAsia="zh-CN"/>
              </w:rPr>
              <w:t>及联系方式</w:t>
            </w:r>
          </w:p>
        </w:tc>
        <w:tc>
          <w:tcPr>
            <w:tcW w:w="3635" w:type="pct"/>
            <w:tcBorders>
              <w:bottom w:val="single" w:sz="12" w:space="0" w:color="auto"/>
            </w:tcBorders>
            <w:vAlign w:val="center"/>
          </w:tcPr>
          <w:p w14:paraId="08453BE5" w14:textId="77777777" w:rsidR="00B44750" w:rsidRDefault="00B44750">
            <w:pPr>
              <w:spacing w:line="480" w:lineRule="auto"/>
              <w:jc w:val="center"/>
              <w:rPr>
                <w:rFonts w:asciiTheme="minorEastAsia" w:eastAsiaTheme="minorEastAsia" w:hAnsiTheme="minorEastAsia" w:hint="eastAsia"/>
                <w:sz w:val="24"/>
                <w:lang w:eastAsia="zh-CN"/>
              </w:rPr>
            </w:pPr>
          </w:p>
        </w:tc>
      </w:tr>
      <w:tr w:rsidR="00B44750" w14:paraId="19B0110A" w14:textId="77777777">
        <w:trPr>
          <w:trHeight w:val="536"/>
        </w:trPr>
        <w:tc>
          <w:tcPr>
            <w:tcW w:w="1365" w:type="pct"/>
            <w:tcBorders>
              <w:bottom w:val="single" w:sz="12" w:space="0" w:color="auto"/>
            </w:tcBorders>
            <w:vAlign w:val="center"/>
          </w:tcPr>
          <w:p w14:paraId="13B21055" w14:textId="77777777" w:rsidR="00B44750" w:rsidRDefault="00000000">
            <w:pPr>
              <w:spacing w:line="480" w:lineRule="auto"/>
              <w:jc w:val="center"/>
              <w:rPr>
                <w:rFonts w:asciiTheme="minorEastAsia" w:eastAsiaTheme="minorEastAsia" w:hAnsiTheme="minorEastAsia" w:hint="eastAsia"/>
                <w:sz w:val="24"/>
              </w:rPr>
            </w:pPr>
            <w:r>
              <w:rPr>
                <w:rFonts w:asciiTheme="minorEastAsia" w:eastAsiaTheme="minorEastAsia" w:hAnsiTheme="minorEastAsia" w:hint="eastAsia"/>
                <w:sz w:val="24"/>
              </w:rPr>
              <w:t>公司地址</w:t>
            </w:r>
          </w:p>
        </w:tc>
        <w:tc>
          <w:tcPr>
            <w:tcW w:w="3635" w:type="pct"/>
            <w:tcBorders>
              <w:bottom w:val="single" w:sz="12" w:space="0" w:color="auto"/>
            </w:tcBorders>
            <w:vAlign w:val="center"/>
          </w:tcPr>
          <w:p w14:paraId="31295509" w14:textId="77777777" w:rsidR="00B44750" w:rsidRDefault="00B44750">
            <w:pPr>
              <w:spacing w:line="480" w:lineRule="auto"/>
              <w:jc w:val="center"/>
              <w:rPr>
                <w:rFonts w:asciiTheme="minorEastAsia" w:eastAsiaTheme="minorEastAsia" w:hAnsiTheme="minorEastAsia" w:hint="eastAsia"/>
                <w:sz w:val="24"/>
                <w:lang w:eastAsia="zh-CN"/>
              </w:rPr>
            </w:pPr>
          </w:p>
        </w:tc>
      </w:tr>
      <w:tr w:rsidR="00B44750" w14:paraId="638A0D57" w14:textId="77777777">
        <w:trPr>
          <w:trHeight w:val="3286"/>
        </w:trPr>
        <w:tc>
          <w:tcPr>
            <w:tcW w:w="5000" w:type="pct"/>
            <w:gridSpan w:val="2"/>
            <w:tcBorders>
              <w:top w:val="single" w:sz="12" w:space="0" w:color="auto"/>
              <w:bottom w:val="single" w:sz="12" w:space="0" w:color="auto"/>
            </w:tcBorders>
          </w:tcPr>
          <w:p w14:paraId="128A6D26" w14:textId="77777777" w:rsidR="00B44750" w:rsidRDefault="00000000">
            <w:pPr>
              <w:spacing w:line="360" w:lineRule="auto"/>
              <w:rPr>
                <w:rFonts w:asciiTheme="minorEastAsia" w:eastAsiaTheme="minorEastAsia" w:hAnsiTheme="minorEastAsia" w:hint="eastAsia"/>
                <w:sz w:val="24"/>
                <w:lang w:eastAsia="zh-CN"/>
              </w:rPr>
            </w:pPr>
            <w:r>
              <w:rPr>
                <w:rFonts w:asciiTheme="minorEastAsia" w:eastAsiaTheme="minorEastAsia" w:hAnsiTheme="minorEastAsia" w:hint="eastAsia"/>
                <w:sz w:val="24"/>
                <w:lang w:eastAsia="zh-CN"/>
              </w:rPr>
              <w:t>验收内容：（由项目承建方列出以下总结性内容，具体内容可另附详细文档）</w:t>
            </w:r>
            <w:r>
              <w:rPr>
                <w:rFonts w:asciiTheme="minorEastAsia" w:eastAsiaTheme="minorEastAsia" w:hAnsiTheme="minorEastAsia" w:hint="eastAsia"/>
                <w:sz w:val="24"/>
                <w:lang w:eastAsia="zh-CN"/>
              </w:rPr>
              <w:br/>
              <w:t>我公司已按要求完成“日报管理功能开发项目”建设工作，经自检合格，现提交验收申请，请予以审查。</w:t>
            </w:r>
            <w:r>
              <w:rPr>
                <w:rFonts w:asciiTheme="minorEastAsia" w:eastAsiaTheme="minorEastAsia" w:hAnsiTheme="minorEastAsia" w:hint="eastAsia"/>
                <w:sz w:val="24"/>
                <w:lang w:eastAsia="zh-CN"/>
              </w:rPr>
              <w:br/>
              <w:t>附以下文档：项目开发功能清单、上线确认书、系统培训或操作说明（如适用）。</w:t>
            </w:r>
          </w:p>
        </w:tc>
      </w:tr>
      <w:tr w:rsidR="00B44750" w14:paraId="72DF0E0D" w14:textId="77777777">
        <w:trPr>
          <w:trHeight w:hRule="exact" w:val="4896"/>
        </w:trPr>
        <w:tc>
          <w:tcPr>
            <w:tcW w:w="5000" w:type="pct"/>
            <w:gridSpan w:val="2"/>
            <w:tcBorders>
              <w:top w:val="single" w:sz="2" w:space="0" w:color="auto"/>
              <w:bottom w:val="single" w:sz="2" w:space="0" w:color="auto"/>
            </w:tcBorders>
            <w:vAlign w:val="center"/>
          </w:tcPr>
          <w:p w14:paraId="422EA7D5" w14:textId="77777777" w:rsidR="00B44750" w:rsidRDefault="00000000">
            <w:pPr>
              <w:rPr>
                <w:rFonts w:asciiTheme="minorEastAsia" w:eastAsiaTheme="minorEastAsia" w:hAnsiTheme="minorEastAsia" w:hint="eastAsia"/>
                <w:b/>
                <w:sz w:val="24"/>
                <w:lang w:eastAsia="zh-CN"/>
              </w:rPr>
            </w:pPr>
            <w:r>
              <w:rPr>
                <w:rFonts w:asciiTheme="minorEastAsia" w:eastAsiaTheme="minorEastAsia" w:hAnsiTheme="minorEastAsia" w:hint="eastAsia"/>
                <w:b/>
                <w:sz w:val="24"/>
                <w:lang w:eastAsia="zh-CN"/>
              </w:rPr>
              <w:t>甲方意见：</w:t>
            </w:r>
          </w:p>
          <w:p w14:paraId="12E97F6E" w14:textId="77777777" w:rsidR="00B44750" w:rsidRDefault="00000000">
            <w:pPr>
              <w:pStyle w:val="11"/>
              <w:spacing w:afterLines="50" w:after="120" w:line="360" w:lineRule="auto"/>
              <w:ind w:firstLineChars="627" w:firstLine="1511"/>
              <w:rPr>
                <w:rFonts w:asciiTheme="minorEastAsia" w:eastAsiaTheme="minorEastAsia" w:hAnsiTheme="minorEastAsia" w:hint="eastAsia"/>
                <w:b/>
                <w:color w:val="000000"/>
                <w:sz w:val="24"/>
                <w:szCs w:val="24"/>
              </w:rPr>
            </w:pPr>
            <w:r>
              <w:rPr>
                <w:rFonts w:asciiTheme="minorEastAsia" w:eastAsiaTheme="minorEastAsia" w:hAnsiTheme="minorEastAsia" w:hint="eastAsia"/>
                <w:b/>
                <w:color w:val="000000"/>
                <w:sz w:val="24"/>
                <w:szCs w:val="24"/>
              </w:rPr>
              <w:t>□ 同意验收</w:t>
            </w:r>
            <w:r>
              <w:rPr>
                <w:rFonts w:asciiTheme="minorEastAsia" w:eastAsiaTheme="minorEastAsia" w:hAnsiTheme="minorEastAsia"/>
                <w:b/>
                <w:color w:val="000000"/>
                <w:sz w:val="24"/>
                <w:szCs w:val="24"/>
              </w:rPr>
              <w:t xml:space="preserve">   </w:t>
            </w:r>
            <w:r>
              <w:rPr>
                <w:rFonts w:asciiTheme="minorEastAsia" w:eastAsiaTheme="minorEastAsia" w:hAnsiTheme="minorEastAsia" w:hint="eastAsia"/>
                <w:b/>
                <w:color w:val="000000"/>
                <w:sz w:val="24"/>
                <w:szCs w:val="24"/>
              </w:rPr>
              <w:t xml:space="preserve">    </w:t>
            </w:r>
            <w:r>
              <w:rPr>
                <w:rFonts w:asciiTheme="minorEastAsia" w:eastAsiaTheme="minorEastAsia" w:hAnsiTheme="minorEastAsia"/>
                <w:b/>
                <w:color w:val="000000"/>
                <w:sz w:val="24"/>
                <w:szCs w:val="24"/>
              </w:rPr>
              <w:t xml:space="preserve"> </w:t>
            </w:r>
            <w:r>
              <w:rPr>
                <w:rFonts w:asciiTheme="minorEastAsia" w:eastAsiaTheme="minorEastAsia" w:hAnsiTheme="minorEastAsia" w:hint="eastAsia"/>
                <w:b/>
                <w:color w:val="000000"/>
                <w:sz w:val="24"/>
                <w:szCs w:val="24"/>
              </w:rPr>
              <w:t xml:space="preserve">         □ 不同</w:t>
            </w:r>
            <w:r>
              <w:rPr>
                <w:rFonts w:asciiTheme="minorEastAsia" w:eastAsiaTheme="minorEastAsia" w:hAnsiTheme="minorEastAsia"/>
                <w:b/>
                <w:color w:val="000000"/>
                <w:sz w:val="24"/>
                <w:szCs w:val="24"/>
              </w:rPr>
              <w:t>意</w:t>
            </w:r>
            <w:r>
              <w:rPr>
                <w:rFonts w:asciiTheme="minorEastAsia" w:eastAsiaTheme="minorEastAsia" w:hAnsiTheme="minorEastAsia" w:hint="eastAsia"/>
                <w:b/>
                <w:color w:val="000000"/>
                <w:sz w:val="24"/>
                <w:szCs w:val="24"/>
              </w:rPr>
              <w:t>验收</w:t>
            </w:r>
          </w:p>
          <w:p w14:paraId="22CA6BC4" w14:textId="77777777" w:rsidR="00B44750" w:rsidRDefault="00000000">
            <w:pPr>
              <w:pStyle w:val="11"/>
              <w:spacing w:line="360" w:lineRule="auto"/>
              <w:ind w:firstLineChars="0" w:firstLine="0"/>
              <w:rPr>
                <w:rFonts w:asciiTheme="minorEastAsia" w:eastAsiaTheme="minorEastAsia" w:hAnsiTheme="minorEastAsia" w:hint="eastAsia"/>
                <w:color w:val="000000"/>
                <w:szCs w:val="21"/>
                <w:u w:val="single"/>
              </w:rPr>
            </w:pPr>
            <w:r>
              <w:rPr>
                <w:rFonts w:asciiTheme="minorEastAsia" w:eastAsiaTheme="minorEastAsia" w:hAnsiTheme="minorEastAsia" w:hint="eastAsia"/>
                <w:szCs w:val="21"/>
              </w:rPr>
              <w:t>不</w:t>
            </w:r>
            <w:r>
              <w:rPr>
                <w:rFonts w:asciiTheme="minorEastAsia" w:eastAsiaTheme="minorEastAsia" w:hAnsiTheme="minorEastAsia"/>
                <w:szCs w:val="21"/>
              </w:rPr>
              <w:t>同意</w:t>
            </w:r>
            <w:r>
              <w:rPr>
                <w:rFonts w:asciiTheme="minorEastAsia" w:eastAsiaTheme="minorEastAsia" w:hAnsiTheme="minorEastAsia" w:hint="eastAsia"/>
                <w:szCs w:val="21"/>
              </w:rPr>
              <w:t>验收的原因</w:t>
            </w:r>
            <w:r>
              <w:rPr>
                <w:rFonts w:asciiTheme="minorEastAsia" w:eastAsiaTheme="minorEastAsia" w:hAnsiTheme="minorEastAsia"/>
                <w:szCs w:val="21"/>
              </w:rPr>
              <w:t>说明</w:t>
            </w:r>
            <w:r>
              <w:rPr>
                <w:rFonts w:asciiTheme="minorEastAsia" w:eastAsiaTheme="minorEastAsia" w:hAnsiTheme="minorEastAsia" w:hint="eastAsia"/>
                <w:color w:val="000000"/>
                <w:szCs w:val="21"/>
              </w:rPr>
              <w:t>：</w:t>
            </w:r>
            <w:r>
              <w:rPr>
                <w:rFonts w:asciiTheme="minorEastAsia" w:eastAsiaTheme="minorEastAsia" w:hAnsiTheme="minorEastAsia"/>
                <w:color w:val="000000"/>
                <w:szCs w:val="21"/>
                <w:u w:val="single"/>
              </w:rPr>
              <w:t xml:space="preserve">      </w:t>
            </w:r>
            <w:r>
              <w:rPr>
                <w:rFonts w:asciiTheme="minorEastAsia" w:eastAsiaTheme="minorEastAsia" w:hAnsiTheme="minorEastAsia" w:hint="eastAsia"/>
                <w:color w:val="000000"/>
                <w:szCs w:val="21"/>
                <w:u w:val="single"/>
              </w:rPr>
              <w:t xml:space="preserve">         </w:t>
            </w:r>
            <w:r>
              <w:rPr>
                <w:rFonts w:asciiTheme="minorEastAsia" w:eastAsiaTheme="minorEastAsia" w:hAnsiTheme="minorEastAsia"/>
                <w:color w:val="000000"/>
                <w:szCs w:val="21"/>
                <w:u w:val="single"/>
              </w:rPr>
              <w:t xml:space="preserve">                           </w:t>
            </w:r>
            <w:r>
              <w:rPr>
                <w:rFonts w:asciiTheme="minorEastAsia" w:eastAsiaTheme="minorEastAsia" w:hAnsiTheme="minorEastAsia" w:hint="eastAsia"/>
                <w:color w:val="000000"/>
                <w:szCs w:val="21"/>
                <w:u w:val="single"/>
              </w:rPr>
              <w:t xml:space="preserve">                              </w:t>
            </w:r>
          </w:p>
          <w:p w14:paraId="4A94F8A6" w14:textId="77777777" w:rsidR="00B44750" w:rsidRDefault="00000000">
            <w:pPr>
              <w:spacing w:line="360" w:lineRule="auto"/>
              <w:rPr>
                <w:rFonts w:asciiTheme="minorEastAsia" w:eastAsiaTheme="minorEastAsia" w:hAnsiTheme="minorEastAsia" w:hint="eastAsia"/>
                <w:b/>
                <w:sz w:val="24"/>
                <w:lang w:eastAsia="zh-CN"/>
              </w:rPr>
            </w:pPr>
            <w:r>
              <w:rPr>
                <w:rFonts w:asciiTheme="minorEastAsia" w:eastAsiaTheme="minorEastAsia" w:hAnsiTheme="minorEastAsia" w:hint="eastAsia"/>
                <w:b/>
                <w:sz w:val="24"/>
                <w:u w:val="single"/>
                <w:lang w:eastAsia="zh-CN"/>
              </w:rPr>
              <w:t xml:space="preserve">    </w:t>
            </w:r>
            <w:r>
              <w:rPr>
                <w:rFonts w:asciiTheme="minorEastAsia" w:eastAsiaTheme="minorEastAsia" w:hAnsiTheme="minorEastAsia"/>
                <w:b/>
                <w:sz w:val="24"/>
                <w:u w:val="single"/>
                <w:lang w:eastAsia="zh-CN"/>
              </w:rPr>
              <w:t xml:space="preserve">                                                                            </w:t>
            </w:r>
            <w:r>
              <w:rPr>
                <w:rFonts w:asciiTheme="minorEastAsia" w:eastAsiaTheme="minorEastAsia" w:hAnsiTheme="minorEastAsia" w:hint="eastAsia"/>
                <w:b/>
                <w:sz w:val="24"/>
                <w:u w:val="single"/>
                <w:lang w:eastAsia="zh-CN"/>
              </w:rPr>
              <w:t xml:space="preserve"> </w:t>
            </w:r>
            <w:r>
              <w:rPr>
                <w:rFonts w:asciiTheme="minorEastAsia" w:eastAsiaTheme="minorEastAsia" w:hAnsiTheme="minorEastAsia" w:hint="eastAsia"/>
                <w:b/>
                <w:sz w:val="24"/>
                <w:lang w:eastAsia="zh-CN"/>
              </w:rPr>
              <w:t xml:space="preserve"> </w:t>
            </w:r>
          </w:p>
          <w:p w14:paraId="5013C5DB" w14:textId="77777777" w:rsidR="00B44750" w:rsidRDefault="00000000">
            <w:pPr>
              <w:spacing w:line="360" w:lineRule="auto"/>
              <w:rPr>
                <w:rFonts w:asciiTheme="minorEastAsia" w:eastAsiaTheme="minorEastAsia" w:hAnsiTheme="minorEastAsia" w:hint="eastAsia"/>
                <w:b/>
                <w:sz w:val="24"/>
                <w:lang w:eastAsia="zh-CN"/>
              </w:rPr>
            </w:pPr>
            <w:r>
              <w:rPr>
                <w:rFonts w:asciiTheme="minorEastAsia" w:eastAsiaTheme="minorEastAsia" w:hAnsiTheme="minorEastAsia" w:hint="eastAsia"/>
                <w:b/>
                <w:sz w:val="24"/>
                <w:u w:val="single"/>
                <w:lang w:eastAsia="zh-CN"/>
              </w:rPr>
              <w:t xml:space="preserve">    </w:t>
            </w:r>
            <w:r>
              <w:rPr>
                <w:rFonts w:asciiTheme="minorEastAsia" w:eastAsiaTheme="minorEastAsia" w:hAnsiTheme="minorEastAsia"/>
                <w:b/>
                <w:sz w:val="24"/>
                <w:u w:val="single"/>
                <w:lang w:eastAsia="zh-CN"/>
              </w:rPr>
              <w:t xml:space="preserve">                                                                            </w:t>
            </w:r>
            <w:r>
              <w:rPr>
                <w:rFonts w:asciiTheme="minorEastAsia" w:eastAsiaTheme="minorEastAsia" w:hAnsiTheme="minorEastAsia" w:hint="eastAsia"/>
                <w:b/>
                <w:sz w:val="24"/>
                <w:u w:val="single"/>
                <w:lang w:eastAsia="zh-CN"/>
              </w:rPr>
              <w:t xml:space="preserve"> </w:t>
            </w:r>
            <w:r>
              <w:rPr>
                <w:rFonts w:asciiTheme="minorEastAsia" w:eastAsiaTheme="minorEastAsia" w:hAnsiTheme="minorEastAsia" w:hint="eastAsia"/>
                <w:b/>
                <w:sz w:val="24"/>
                <w:lang w:eastAsia="zh-CN"/>
              </w:rPr>
              <w:t xml:space="preserve"> </w:t>
            </w:r>
          </w:p>
          <w:p w14:paraId="219A3C53" w14:textId="77777777" w:rsidR="00B44750" w:rsidRDefault="00B44750">
            <w:pPr>
              <w:rPr>
                <w:rFonts w:asciiTheme="minorEastAsia" w:eastAsiaTheme="minorEastAsia" w:hAnsiTheme="minorEastAsia" w:hint="eastAsia"/>
                <w:b/>
                <w:sz w:val="24"/>
                <w:lang w:eastAsia="zh-CN"/>
              </w:rPr>
            </w:pPr>
          </w:p>
          <w:p w14:paraId="350906DB" w14:textId="77777777" w:rsidR="00B44750" w:rsidRDefault="00B44750">
            <w:pPr>
              <w:rPr>
                <w:rFonts w:asciiTheme="minorEastAsia" w:eastAsiaTheme="minorEastAsia" w:hAnsiTheme="minorEastAsia" w:hint="eastAsia"/>
                <w:b/>
                <w:sz w:val="24"/>
                <w:lang w:eastAsia="zh-CN"/>
              </w:rPr>
            </w:pPr>
          </w:p>
          <w:p w14:paraId="3658DD12" w14:textId="77777777" w:rsidR="00B44750" w:rsidRDefault="00000000">
            <w:pPr>
              <w:rPr>
                <w:rFonts w:asciiTheme="minorEastAsia" w:eastAsiaTheme="minorEastAsia" w:hAnsiTheme="minorEastAsia" w:hint="eastAsia"/>
                <w:b/>
                <w:sz w:val="24"/>
                <w:lang w:eastAsia="zh-CN"/>
              </w:rPr>
            </w:pPr>
            <w:r>
              <w:rPr>
                <w:rFonts w:asciiTheme="minorEastAsia" w:eastAsiaTheme="minorEastAsia" w:hAnsiTheme="minorEastAsia" w:hint="eastAsia"/>
                <w:b/>
                <w:sz w:val="24"/>
                <w:lang w:eastAsia="zh-CN"/>
              </w:rPr>
              <w:t xml:space="preserve">              </w:t>
            </w:r>
            <w:r>
              <w:rPr>
                <w:rFonts w:asciiTheme="minorEastAsia" w:eastAsiaTheme="minorEastAsia" w:hAnsiTheme="minorEastAsia"/>
                <w:b/>
                <w:sz w:val="24"/>
                <w:lang w:eastAsia="zh-CN"/>
              </w:rPr>
              <w:t xml:space="preserve">                              </w:t>
            </w:r>
            <w:r>
              <w:rPr>
                <w:rFonts w:asciiTheme="minorEastAsia" w:eastAsiaTheme="minorEastAsia" w:hAnsiTheme="minorEastAsia" w:hint="eastAsia"/>
                <w:b/>
                <w:sz w:val="24"/>
                <w:lang w:eastAsia="zh-CN"/>
              </w:rPr>
              <w:t>甲方（盖章）：</w:t>
            </w:r>
          </w:p>
          <w:p w14:paraId="0A25C965" w14:textId="77777777" w:rsidR="00B44750" w:rsidRDefault="00000000">
            <w:pPr>
              <w:rPr>
                <w:rFonts w:asciiTheme="minorEastAsia" w:eastAsiaTheme="minorEastAsia" w:hAnsiTheme="minorEastAsia" w:hint="eastAsia"/>
                <w:b/>
                <w:sz w:val="24"/>
                <w:lang w:eastAsia="zh-CN"/>
              </w:rPr>
            </w:pPr>
            <w:r>
              <w:rPr>
                <w:rFonts w:asciiTheme="minorEastAsia" w:eastAsiaTheme="minorEastAsia" w:hAnsiTheme="minorEastAsia" w:hint="eastAsia"/>
                <w:b/>
                <w:sz w:val="24"/>
                <w:lang w:eastAsia="zh-CN"/>
              </w:rPr>
              <w:t xml:space="preserve">          </w:t>
            </w:r>
            <w:r>
              <w:rPr>
                <w:rFonts w:asciiTheme="minorEastAsia" w:eastAsiaTheme="minorEastAsia" w:hAnsiTheme="minorEastAsia"/>
                <w:b/>
                <w:sz w:val="24"/>
                <w:lang w:eastAsia="zh-CN"/>
              </w:rPr>
              <w:t xml:space="preserve">                                  </w:t>
            </w:r>
            <w:r>
              <w:rPr>
                <w:rFonts w:asciiTheme="minorEastAsia" w:eastAsiaTheme="minorEastAsia" w:hAnsiTheme="minorEastAsia" w:hint="eastAsia"/>
                <w:b/>
                <w:sz w:val="24"/>
                <w:lang w:eastAsia="zh-CN"/>
              </w:rPr>
              <w:t>负责人签字：</w:t>
            </w:r>
          </w:p>
          <w:p w14:paraId="66ABD09A" w14:textId="77777777" w:rsidR="00B44750" w:rsidRDefault="00000000">
            <w:pPr>
              <w:ind w:firstLineChars="2200" w:firstLine="5301"/>
              <w:rPr>
                <w:rFonts w:asciiTheme="minorEastAsia" w:eastAsiaTheme="minorEastAsia" w:hAnsiTheme="minorEastAsia" w:hint="eastAsia"/>
                <w:b/>
                <w:sz w:val="24"/>
              </w:rPr>
            </w:pPr>
            <w:r>
              <w:rPr>
                <w:rFonts w:asciiTheme="minorEastAsia" w:eastAsiaTheme="minorEastAsia" w:hAnsiTheme="minorEastAsia" w:hint="eastAsia"/>
                <w:b/>
                <w:sz w:val="24"/>
              </w:rPr>
              <w:t>日      期：</w:t>
            </w:r>
          </w:p>
          <w:p w14:paraId="686E8487" w14:textId="77777777" w:rsidR="00B44750" w:rsidRDefault="00B44750">
            <w:pPr>
              <w:ind w:firstLineChars="2200" w:firstLine="5301"/>
              <w:rPr>
                <w:rFonts w:asciiTheme="minorEastAsia" w:eastAsiaTheme="minorEastAsia" w:hAnsiTheme="minorEastAsia" w:hint="eastAsia"/>
                <w:b/>
                <w:sz w:val="24"/>
              </w:rPr>
            </w:pPr>
          </w:p>
        </w:tc>
      </w:tr>
    </w:tbl>
    <w:p w14:paraId="722AEED9" w14:textId="77777777" w:rsidR="00B44750" w:rsidRDefault="00B44750"/>
    <w:sectPr w:rsidR="00B44750">
      <w:headerReference w:type="default" r:id="rId19"/>
      <w:footerReference w:type="default" r:id="rId20"/>
      <w:type w:val="continuous"/>
      <w:pgSz w:w="11907" w:h="16839"/>
      <w:pgMar w:top="1459" w:right="1725" w:bottom="720" w:left="1771" w:header="1139" w:footer="11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CED2C" w14:textId="77777777" w:rsidR="002F777A" w:rsidRDefault="002F777A">
      <w:r>
        <w:separator/>
      </w:r>
    </w:p>
  </w:endnote>
  <w:endnote w:type="continuationSeparator" w:id="0">
    <w:p w14:paraId="7FC31803" w14:textId="77777777" w:rsidR="002F777A" w:rsidRDefault="002F7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方正雅意黑 GB18030L2"/>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楷体">
    <w:altName w:val="汉仪楷体KW"/>
    <w:panose1 w:val="02010609060101010101"/>
    <w:charset w:val="86"/>
    <w:family w:val="modern"/>
    <w:pitch w:val="default"/>
    <w:sig w:usb0="00000000" w:usb1="00000000" w:usb2="00000016" w:usb3="00000000" w:csb0="00040001" w:csb1="00000000"/>
  </w:font>
  <w:font w:name="宋体-简">
    <w:charset w:val="86"/>
    <w:family w:val="auto"/>
    <w:pitch w:val="default"/>
    <w:sig w:usb0="00000001" w:usb1="080F0000" w:usb2="00000000" w:usb3="00000000" w:csb0="00040000" w:csb1="00000000"/>
  </w:font>
  <w:font w:name="Songti SC Bold">
    <w:charset w:val="86"/>
    <w:family w:val="auto"/>
    <w:pitch w:val="default"/>
    <w:sig w:usb0="00000001" w:usb1="080F0000" w:usb2="00000000" w:usb3="00000000" w:csb0="00040000" w:csb1="00000000"/>
  </w:font>
  <w:font w:name="Songti SC Regular">
    <w:charset w:val="86"/>
    <w:family w:val="auto"/>
    <w:pitch w:val="default"/>
    <w:sig w:usb0="00000001" w:usb1="080F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8AEF7" w14:textId="77777777" w:rsidR="00B44750" w:rsidRDefault="00000000">
    <w:pPr>
      <w:jc w:val="center"/>
    </w:pP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PAGE </w:instrText>
    </w:r>
    <w:r>
      <w:rPr>
        <w:rFonts w:ascii="Calibri" w:eastAsia="Calibri" w:hAnsi="Calibri" w:cs="Calibri"/>
        <w:b/>
        <w:bCs/>
        <w:spacing w:val="-7"/>
        <w:position w:val="2"/>
        <w:sz w:val="18"/>
        <w:szCs w:val="18"/>
      </w:rPr>
      <w:fldChar w:fldCharType="separate"/>
    </w:r>
    <w:r>
      <w:rPr>
        <w:rFonts w:ascii="Calibri" w:eastAsia="Calibri" w:hAnsi="Calibri" w:cs="Calibri"/>
        <w:b/>
        <w:bCs/>
        <w:spacing w:val="-7"/>
        <w:position w:val="2"/>
        <w:sz w:val="18"/>
        <w:szCs w:val="18"/>
      </w:rPr>
      <w:t>1</w:t>
    </w:r>
    <w:r>
      <w:rPr>
        <w:rFonts w:ascii="Calibri" w:eastAsia="Calibri" w:hAnsi="Calibri" w:cs="Calibri"/>
        <w:b/>
        <w:bCs/>
        <w:spacing w:val="-7"/>
        <w:position w:val="2"/>
        <w:sz w:val="18"/>
        <w:szCs w:val="18"/>
      </w:rPr>
      <w:fldChar w:fldCharType="end"/>
    </w:r>
    <w:r>
      <w:rPr>
        <w:rFonts w:ascii="Calibri" w:eastAsia="Calibri" w:hAnsi="Calibri" w:cs="Calibri"/>
        <w:b/>
        <w:bCs/>
        <w:spacing w:val="-7"/>
        <w:position w:val="2"/>
        <w:sz w:val="18"/>
        <w:szCs w:val="18"/>
      </w:rPr>
      <w:t xml:space="preserve"> / </w:t>
    </w: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 </w:instrText>
    </w: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NUMPAGES </w:instrText>
    </w:r>
    <w:r>
      <w:rPr>
        <w:rFonts w:ascii="Calibri" w:eastAsia="Calibri" w:hAnsi="Calibri" w:cs="Calibri"/>
        <w:b/>
        <w:bCs/>
        <w:spacing w:val="-7"/>
        <w:position w:val="2"/>
        <w:sz w:val="18"/>
        <w:szCs w:val="18"/>
      </w:rPr>
      <w:fldChar w:fldCharType="separate"/>
    </w:r>
    <w:r>
      <w:rPr>
        <w:rFonts w:ascii="Calibri" w:eastAsia="Calibri" w:hAnsi="Calibri" w:cs="Calibri"/>
        <w:b/>
        <w:bCs/>
        <w:spacing w:val="-7"/>
        <w:position w:val="2"/>
        <w:sz w:val="18"/>
        <w:szCs w:val="18"/>
      </w:rPr>
      <w:instrText>1</w:instrText>
    </w:r>
    <w:r>
      <w:rPr>
        <w:rFonts w:ascii="Calibri" w:eastAsia="Calibri" w:hAnsi="Calibri" w:cs="Calibri"/>
        <w:b/>
        <w:bCs/>
        <w:spacing w:val="-7"/>
        <w:position w:val="2"/>
        <w:sz w:val="18"/>
        <w:szCs w:val="18"/>
      </w:rPr>
      <w:fldChar w:fldCharType="end"/>
    </w:r>
    <w:r>
      <w:rPr>
        <w:rFonts w:ascii="Calibri" w:eastAsia="Calibri" w:hAnsi="Calibri" w:cs="Calibri"/>
        <w:b/>
        <w:bCs/>
        <w:spacing w:val="-7"/>
        <w:position w:val="2"/>
        <w:sz w:val="18"/>
        <w:szCs w:val="18"/>
      </w:rPr>
      <w:instrText xml:space="preserve"> - 1 </w:instrText>
    </w:r>
    <w:r>
      <w:rPr>
        <w:rFonts w:ascii="Calibri" w:eastAsia="Calibri" w:hAnsi="Calibri" w:cs="Calibri"/>
        <w:b/>
        <w:bCs/>
        <w:spacing w:val="-7"/>
        <w:position w:val="2"/>
        <w:sz w:val="18"/>
        <w:szCs w:val="18"/>
      </w:rPr>
      <w:fldChar w:fldCharType="separate"/>
    </w:r>
    <w:r>
      <w:rPr>
        <w:rFonts w:ascii="Calibri" w:eastAsia="Calibri" w:hAnsi="Calibri" w:cs="Calibri"/>
        <w:b/>
        <w:bCs/>
        <w:spacing w:val="-7"/>
        <w:position w:val="2"/>
        <w:sz w:val="18"/>
        <w:szCs w:val="18"/>
      </w:rPr>
      <w:t>1</w:t>
    </w:r>
    <w:r>
      <w:rPr>
        <w:rFonts w:ascii="Calibri" w:eastAsia="Calibri" w:hAnsi="Calibri" w:cs="Calibri"/>
        <w:b/>
        <w:bCs/>
        <w:spacing w:val="-7"/>
        <w:position w:val="2"/>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72768" w14:textId="58235156" w:rsidR="00B44750" w:rsidRDefault="00000000">
    <w:pPr>
      <w:spacing w:line="230" w:lineRule="exact"/>
      <w:jc w:val="center"/>
      <w:rPr>
        <w:rFonts w:ascii="Calibri" w:eastAsia="Calibri" w:hAnsi="Calibri" w:cs="Calibri"/>
        <w:sz w:val="18"/>
        <w:szCs w:val="18"/>
      </w:rPr>
    </w:pP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PAGE </w:instrText>
    </w:r>
    <w:r>
      <w:rPr>
        <w:rFonts w:ascii="Calibri" w:eastAsia="Calibri" w:hAnsi="Calibri" w:cs="Calibri"/>
        <w:b/>
        <w:bCs/>
        <w:spacing w:val="-7"/>
        <w:position w:val="2"/>
        <w:sz w:val="18"/>
        <w:szCs w:val="18"/>
      </w:rPr>
      <w:fldChar w:fldCharType="separate"/>
    </w:r>
    <w:r>
      <w:rPr>
        <w:rFonts w:ascii="Calibri" w:eastAsia="Calibri" w:hAnsi="Calibri" w:cs="Calibri"/>
        <w:b/>
        <w:bCs/>
        <w:spacing w:val="-7"/>
        <w:position w:val="2"/>
        <w:sz w:val="18"/>
        <w:szCs w:val="18"/>
      </w:rPr>
      <w:t>1</w:t>
    </w:r>
    <w:r>
      <w:rPr>
        <w:rFonts w:ascii="Calibri" w:eastAsia="Calibri" w:hAnsi="Calibri" w:cs="Calibri"/>
        <w:b/>
        <w:bCs/>
        <w:spacing w:val="-7"/>
        <w:position w:val="2"/>
        <w:sz w:val="18"/>
        <w:szCs w:val="18"/>
      </w:rPr>
      <w:fldChar w:fldCharType="end"/>
    </w:r>
    <w:r>
      <w:rPr>
        <w:rFonts w:ascii="Calibri" w:eastAsia="Calibri" w:hAnsi="Calibri" w:cs="Calibri"/>
        <w:b/>
        <w:bCs/>
        <w:spacing w:val="-7"/>
        <w:position w:val="2"/>
        <w:sz w:val="18"/>
        <w:szCs w:val="18"/>
      </w:rPr>
      <w:t xml:space="preserve"> / </w:t>
    </w: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 </w:instrText>
    </w: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NUMPAGES </w:instrText>
    </w:r>
    <w:r>
      <w:rPr>
        <w:rFonts w:ascii="Calibri" w:eastAsia="Calibri" w:hAnsi="Calibri" w:cs="Calibri"/>
        <w:b/>
        <w:bCs/>
        <w:spacing w:val="-7"/>
        <w:position w:val="2"/>
        <w:sz w:val="18"/>
        <w:szCs w:val="18"/>
      </w:rPr>
      <w:fldChar w:fldCharType="separate"/>
    </w:r>
    <w:r w:rsidR="00B60EB2">
      <w:rPr>
        <w:rFonts w:ascii="Calibri" w:eastAsia="Calibri" w:hAnsi="Calibri" w:cs="Calibri"/>
        <w:b/>
        <w:bCs/>
        <w:noProof/>
        <w:spacing w:val="-7"/>
        <w:position w:val="2"/>
        <w:sz w:val="18"/>
        <w:szCs w:val="18"/>
      </w:rPr>
      <w:instrText>22</w:instrText>
    </w:r>
    <w:r>
      <w:rPr>
        <w:rFonts w:ascii="Calibri" w:eastAsia="Calibri" w:hAnsi="Calibri" w:cs="Calibri"/>
        <w:b/>
        <w:bCs/>
        <w:spacing w:val="-7"/>
        <w:position w:val="2"/>
        <w:sz w:val="18"/>
        <w:szCs w:val="18"/>
      </w:rPr>
      <w:fldChar w:fldCharType="end"/>
    </w:r>
    <w:r>
      <w:rPr>
        <w:rFonts w:ascii="Calibri" w:eastAsia="Calibri" w:hAnsi="Calibri" w:cs="Calibri"/>
        <w:b/>
        <w:bCs/>
        <w:spacing w:val="-7"/>
        <w:position w:val="2"/>
        <w:sz w:val="18"/>
        <w:szCs w:val="18"/>
      </w:rPr>
      <w:instrText xml:space="preserve"> - 1 </w:instrText>
    </w:r>
    <w:r>
      <w:rPr>
        <w:rFonts w:ascii="Calibri" w:eastAsia="Calibri" w:hAnsi="Calibri" w:cs="Calibri"/>
        <w:b/>
        <w:bCs/>
        <w:spacing w:val="-7"/>
        <w:position w:val="2"/>
        <w:sz w:val="18"/>
        <w:szCs w:val="18"/>
      </w:rPr>
      <w:fldChar w:fldCharType="separate"/>
    </w:r>
    <w:r w:rsidR="00B60EB2">
      <w:rPr>
        <w:rFonts w:ascii="Calibri" w:eastAsia="Calibri" w:hAnsi="Calibri" w:cs="Calibri"/>
        <w:b/>
        <w:bCs/>
        <w:noProof/>
        <w:spacing w:val="-7"/>
        <w:position w:val="2"/>
        <w:sz w:val="18"/>
        <w:szCs w:val="18"/>
      </w:rPr>
      <w:t>21</w:t>
    </w:r>
    <w:r>
      <w:rPr>
        <w:rFonts w:ascii="Calibri" w:eastAsia="Calibri" w:hAnsi="Calibri" w:cs="Calibri"/>
        <w:b/>
        <w:bCs/>
        <w:spacing w:val="-7"/>
        <w:position w:val="2"/>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7AEE3" w14:textId="6954DB43" w:rsidR="00B44750" w:rsidRDefault="00000000">
    <w:pPr>
      <w:spacing w:line="230" w:lineRule="exact"/>
      <w:jc w:val="center"/>
      <w:rPr>
        <w:rFonts w:ascii="Calibri" w:eastAsia="Calibri" w:hAnsi="Calibri" w:cs="Calibri"/>
        <w:sz w:val="18"/>
        <w:szCs w:val="18"/>
      </w:rPr>
    </w:pP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PAGE </w:instrText>
    </w:r>
    <w:r>
      <w:rPr>
        <w:rFonts w:ascii="Calibri" w:eastAsia="Calibri" w:hAnsi="Calibri" w:cs="Calibri"/>
        <w:b/>
        <w:bCs/>
        <w:spacing w:val="-7"/>
        <w:position w:val="2"/>
        <w:sz w:val="18"/>
        <w:szCs w:val="18"/>
      </w:rPr>
      <w:fldChar w:fldCharType="separate"/>
    </w:r>
    <w:r>
      <w:rPr>
        <w:rFonts w:ascii="Calibri" w:eastAsia="Calibri" w:hAnsi="Calibri" w:cs="Calibri"/>
        <w:b/>
        <w:bCs/>
        <w:spacing w:val="-7"/>
        <w:position w:val="2"/>
        <w:sz w:val="18"/>
        <w:szCs w:val="18"/>
      </w:rPr>
      <w:t>1</w:t>
    </w:r>
    <w:r>
      <w:rPr>
        <w:rFonts w:ascii="Calibri" w:eastAsia="Calibri" w:hAnsi="Calibri" w:cs="Calibri"/>
        <w:b/>
        <w:bCs/>
        <w:spacing w:val="-7"/>
        <w:position w:val="2"/>
        <w:sz w:val="18"/>
        <w:szCs w:val="18"/>
      </w:rPr>
      <w:fldChar w:fldCharType="end"/>
    </w:r>
    <w:r>
      <w:rPr>
        <w:rFonts w:ascii="Calibri" w:eastAsia="Calibri" w:hAnsi="Calibri" w:cs="Calibri"/>
        <w:b/>
        <w:bCs/>
        <w:spacing w:val="-7"/>
        <w:position w:val="2"/>
        <w:sz w:val="18"/>
        <w:szCs w:val="18"/>
      </w:rPr>
      <w:t xml:space="preserve"> / </w:t>
    </w: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 </w:instrText>
    </w: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NUMPAGES </w:instrText>
    </w:r>
    <w:r>
      <w:rPr>
        <w:rFonts w:ascii="Calibri" w:eastAsia="Calibri" w:hAnsi="Calibri" w:cs="Calibri"/>
        <w:b/>
        <w:bCs/>
        <w:spacing w:val="-7"/>
        <w:position w:val="2"/>
        <w:sz w:val="18"/>
        <w:szCs w:val="18"/>
      </w:rPr>
      <w:fldChar w:fldCharType="separate"/>
    </w:r>
    <w:r w:rsidR="00B60EB2">
      <w:rPr>
        <w:rFonts w:ascii="Calibri" w:eastAsia="Calibri" w:hAnsi="Calibri" w:cs="Calibri"/>
        <w:b/>
        <w:bCs/>
        <w:noProof/>
        <w:spacing w:val="-7"/>
        <w:position w:val="2"/>
        <w:sz w:val="18"/>
        <w:szCs w:val="18"/>
      </w:rPr>
      <w:instrText>22</w:instrText>
    </w:r>
    <w:r>
      <w:rPr>
        <w:rFonts w:ascii="Calibri" w:eastAsia="Calibri" w:hAnsi="Calibri" w:cs="Calibri"/>
        <w:b/>
        <w:bCs/>
        <w:spacing w:val="-7"/>
        <w:position w:val="2"/>
        <w:sz w:val="18"/>
        <w:szCs w:val="18"/>
      </w:rPr>
      <w:fldChar w:fldCharType="end"/>
    </w:r>
    <w:r>
      <w:rPr>
        <w:rFonts w:ascii="Calibri" w:eastAsia="Calibri" w:hAnsi="Calibri" w:cs="Calibri"/>
        <w:b/>
        <w:bCs/>
        <w:spacing w:val="-7"/>
        <w:position w:val="2"/>
        <w:sz w:val="18"/>
        <w:szCs w:val="18"/>
      </w:rPr>
      <w:instrText xml:space="preserve"> - 1 </w:instrText>
    </w:r>
    <w:r>
      <w:rPr>
        <w:rFonts w:ascii="Calibri" w:eastAsia="Calibri" w:hAnsi="Calibri" w:cs="Calibri"/>
        <w:b/>
        <w:bCs/>
        <w:spacing w:val="-7"/>
        <w:position w:val="2"/>
        <w:sz w:val="18"/>
        <w:szCs w:val="18"/>
      </w:rPr>
      <w:fldChar w:fldCharType="separate"/>
    </w:r>
    <w:r w:rsidR="00B60EB2">
      <w:rPr>
        <w:rFonts w:ascii="Calibri" w:eastAsia="Calibri" w:hAnsi="Calibri" w:cs="Calibri"/>
        <w:b/>
        <w:bCs/>
        <w:noProof/>
        <w:spacing w:val="-7"/>
        <w:position w:val="2"/>
        <w:sz w:val="18"/>
        <w:szCs w:val="18"/>
      </w:rPr>
      <w:t>21</w:t>
    </w:r>
    <w:r>
      <w:rPr>
        <w:rFonts w:ascii="Calibri" w:eastAsia="Calibri" w:hAnsi="Calibri" w:cs="Calibri"/>
        <w:b/>
        <w:bCs/>
        <w:spacing w:val="-7"/>
        <w:position w:val="2"/>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33CC6" w14:textId="4DB2CE3F" w:rsidR="00B44750" w:rsidRDefault="00000000">
    <w:pPr>
      <w:spacing w:line="230" w:lineRule="exact"/>
      <w:jc w:val="center"/>
      <w:rPr>
        <w:rFonts w:ascii="Calibri" w:eastAsia="Calibri" w:hAnsi="Calibri" w:cs="Calibri"/>
        <w:sz w:val="18"/>
        <w:szCs w:val="18"/>
      </w:rPr>
    </w:pP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PAGE </w:instrText>
    </w:r>
    <w:r>
      <w:rPr>
        <w:rFonts w:ascii="Calibri" w:eastAsia="Calibri" w:hAnsi="Calibri" w:cs="Calibri"/>
        <w:b/>
        <w:bCs/>
        <w:spacing w:val="-7"/>
        <w:position w:val="2"/>
        <w:sz w:val="18"/>
        <w:szCs w:val="18"/>
      </w:rPr>
      <w:fldChar w:fldCharType="separate"/>
    </w:r>
    <w:r>
      <w:rPr>
        <w:rFonts w:ascii="Calibri" w:eastAsia="Calibri" w:hAnsi="Calibri" w:cs="Calibri"/>
        <w:b/>
        <w:bCs/>
        <w:spacing w:val="-7"/>
        <w:position w:val="2"/>
        <w:sz w:val="18"/>
        <w:szCs w:val="18"/>
      </w:rPr>
      <w:t>1</w:t>
    </w:r>
    <w:r>
      <w:rPr>
        <w:rFonts w:ascii="Calibri" w:eastAsia="Calibri" w:hAnsi="Calibri" w:cs="Calibri"/>
        <w:b/>
        <w:bCs/>
        <w:spacing w:val="-7"/>
        <w:position w:val="2"/>
        <w:sz w:val="18"/>
        <w:szCs w:val="18"/>
      </w:rPr>
      <w:fldChar w:fldCharType="end"/>
    </w:r>
    <w:r>
      <w:rPr>
        <w:rFonts w:ascii="Calibri" w:eastAsia="Calibri" w:hAnsi="Calibri" w:cs="Calibri"/>
        <w:b/>
        <w:bCs/>
        <w:spacing w:val="-7"/>
        <w:position w:val="2"/>
        <w:sz w:val="18"/>
        <w:szCs w:val="18"/>
      </w:rPr>
      <w:t xml:space="preserve"> / </w:t>
    </w: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 </w:instrText>
    </w: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NUMPAGES </w:instrText>
    </w:r>
    <w:r>
      <w:rPr>
        <w:rFonts w:ascii="Calibri" w:eastAsia="Calibri" w:hAnsi="Calibri" w:cs="Calibri"/>
        <w:b/>
        <w:bCs/>
        <w:spacing w:val="-7"/>
        <w:position w:val="2"/>
        <w:sz w:val="18"/>
        <w:szCs w:val="18"/>
      </w:rPr>
      <w:fldChar w:fldCharType="separate"/>
    </w:r>
    <w:r w:rsidR="00B60EB2">
      <w:rPr>
        <w:rFonts w:ascii="Calibri" w:eastAsia="Calibri" w:hAnsi="Calibri" w:cs="Calibri"/>
        <w:b/>
        <w:bCs/>
        <w:noProof/>
        <w:spacing w:val="-7"/>
        <w:position w:val="2"/>
        <w:sz w:val="18"/>
        <w:szCs w:val="18"/>
      </w:rPr>
      <w:instrText>22</w:instrText>
    </w:r>
    <w:r>
      <w:rPr>
        <w:rFonts w:ascii="Calibri" w:eastAsia="Calibri" w:hAnsi="Calibri" w:cs="Calibri"/>
        <w:b/>
        <w:bCs/>
        <w:spacing w:val="-7"/>
        <w:position w:val="2"/>
        <w:sz w:val="18"/>
        <w:szCs w:val="18"/>
      </w:rPr>
      <w:fldChar w:fldCharType="end"/>
    </w:r>
    <w:r>
      <w:rPr>
        <w:rFonts w:ascii="Calibri" w:eastAsia="Calibri" w:hAnsi="Calibri" w:cs="Calibri"/>
        <w:b/>
        <w:bCs/>
        <w:spacing w:val="-7"/>
        <w:position w:val="2"/>
        <w:sz w:val="18"/>
        <w:szCs w:val="18"/>
      </w:rPr>
      <w:instrText xml:space="preserve"> - 1 </w:instrText>
    </w:r>
    <w:r>
      <w:rPr>
        <w:rFonts w:ascii="Calibri" w:eastAsia="Calibri" w:hAnsi="Calibri" w:cs="Calibri"/>
        <w:b/>
        <w:bCs/>
        <w:spacing w:val="-7"/>
        <w:position w:val="2"/>
        <w:sz w:val="18"/>
        <w:szCs w:val="18"/>
      </w:rPr>
      <w:fldChar w:fldCharType="separate"/>
    </w:r>
    <w:r w:rsidR="00B60EB2">
      <w:rPr>
        <w:rFonts w:ascii="Calibri" w:eastAsia="Calibri" w:hAnsi="Calibri" w:cs="Calibri"/>
        <w:b/>
        <w:bCs/>
        <w:noProof/>
        <w:spacing w:val="-7"/>
        <w:position w:val="2"/>
        <w:sz w:val="18"/>
        <w:szCs w:val="18"/>
      </w:rPr>
      <w:t>21</w:t>
    </w:r>
    <w:r>
      <w:rPr>
        <w:rFonts w:ascii="Calibri" w:eastAsia="Calibri" w:hAnsi="Calibri" w:cs="Calibri"/>
        <w:b/>
        <w:bCs/>
        <w:spacing w:val="-7"/>
        <w:position w:val="2"/>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85023" w14:textId="4375B8FB" w:rsidR="00B44750" w:rsidRDefault="00000000">
    <w:pPr>
      <w:jc w:val="center"/>
    </w:pP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PAGE </w:instrText>
    </w:r>
    <w:r>
      <w:rPr>
        <w:rFonts w:ascii="Calibri" w:eastAsia="Calibri" w:hAnsi="Calibri" w:cs="Calibri"/>
        <w:b/>
        <w:bCs/>
        <w:spacing w:val="-7"/>
        <w:position w:val="2"/>
        <w:sz w:val="18"/>
        <w:szCs w:val="18"/>
      </w:rPr>
      <w:fldChar w:fldCharType="separate"/>
    </w:r>
    <w:r>
      <w:rPr>
        <w:rFonts w:ascii="Calibri" w:eastAsia="Calibri" w:hAnsi="Calibri" w:cs="Calibri"/>
        <w:b/>
        <w:bCs/>
        <w:spacing w:val="-7"/>
        <w:position w:val="2"/>
        <w:sz w:val="18"/>
        <w:szCs w:val="18"/>
      </w:rPr>
      <w:t>1</w:t>
    </w:r>
    <w:r>
      <w:rPr>
        <w:rFonts w:ascii="Calibri" w:eastAsia="Calibri" w:hAnsi="Calibri" w:cs="Calibri"/>
        <w:b/>
        <w:bCs/>
        <w:spacing w:val="-7"/>
        <w:position w:val="2"/>
        <w:sz w:val="18"/>
        <w:szCs w:val="18"/>
      </w:rPr>
      <w:fldChar w:fldCharType="end"/>
    </w:r>
    <w:r>
      <w:rPr>
        <w:rFonts w:ascii="Calibri" w:eastAsia="Calibri" w:hAnsi="Calibri" w:cs="Calibri"/>
        <w:b/>
        <w:bCs/>
        <w:spacing w:val="-7"/>
        <w:position w:val="2"/>
        <w:sz w:val="18"/>
        <w:szCs w:val="18"/>
      </w:rPr>
      <w:t xml:space="preserve"> / </w:t>
    </w: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 </w:instrText>
    </w: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NUMPAGES </w:instrText>
    </w:r>
    <w:r>
      <w:rPr>
        <w:rFonts w:ascii="Calibri" w:eastAsia="Calibri" w:hAnsi="Calibri" w:cs="Calibri"/>
        <w:b/>
        <w:bCs/>
        <w:spacing w:val="-7"/>
        <w:position w:val="2"/>
        <w:sz w:val="18"/>
        <w:szCs w:val="18"/>
      </w:rPr>
      <w:fldChar w:fldCharType="separate"/>
    </w:r>
    <w:r w:rsidR="00B60EB2">
      <w:rPr>
        <w:rFonts w:ascii="Calibri" w:eastAsia="Calibri" w:hAnsi="Calibri" w:cs="Calibri"/>
        <w:b/>
        <w:bCs/>
        <w:noProof/>
        <w:spacing w:val="-7"/>
        <w:position w:val="2"/>
        <w:sz w:val="18"/>
        <w:szCs w:val="18"/>
      </w:rPr>
      <w:instrText>22</w:instrText>
    </w:r>
    <w:r>
      <w:rPr>
        <w:rFonts w:ascii="Calibri" w:eastAsia="Calibri" w:hAnsi="Calibri" w:cs="Calibri"/>
        <w:b/>
        <w:bCs/>
        <w:spacing w:val="-7"/>
        <w:position w:val="2"/>
        <w:sz w:val="18"/>
        <w:szCs w:val="18"/>
      </w:rPr>
      <w:fldChar w:fldCharType="end"/>
    </w:r>
    <w:r>
      <w:rPr>
        <w:rFonts w:ascii="Calibri" w:eastAsia="Calibri" w:hAnsi="Calibri" w:cs="Calibri"/>
        <w:b/>
        <w:bCs/>
        <w:spacing w:val="-7"/>
        <w:position w:val="2"/>
        <w:sz w:val="18"/>
        <w:szCs w:val="18"/>
      </w:rPr>
      <w:instrText xml:space="preserve"> - 1 </w:instrText>
    </w:r>
    <w:r>
      <w:rPr>
        <w:rFonts w:ascii="Calibri" w:eastAsia="Calibri" w:hAnsi="Calibri" w:cs="Calibri"/>
        <w:b/>
        <w:bCs/>
        <w:spacing w:val="-7"/>
        <w:position w:val="2"/>
        <w:sz w:val="18"/>
        <w:szCs w:val="18"/>
      </w:rPr>
      <w:fldChar w:fldCharType="separate"/>
    </w:r>
    <w:r w:rsidR="00B60EB2">
      <w:rPr>
        <w:rFonts w:ascii="Calibri" w:eastAsia="Calibri" w:hAnsi="Calibri" w:cs="Calibri"/>
        <w:b/>
        <w:bCs/>
        <w:noProof/>
        <w:spacing w:val="-7"/>
        <w:position w:val="2"/>
        <w:sz w:val="18"/>
        <w:szCs w:val="18"/>
      </w:rPr>
      <w:t>21</w:t>
    </w:r>
    <w:r>
      <w:rPr>
        <w:rFonts w:ascii="Calibri" w:eastAsia="Calibri" w:hAnsi="Calibri" w:cs="Calibri"/>
        <w:b/>
        <w:bCs/>
        <w:spacing w:val="-7"/>
        <w:position w:val="2"/>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D48FD" w14:textId="45BC2CCB" w:rsidR="00B44750" w:rsidRDefault="00000000">
    <w:pPr>
      <w:spacing w:line="230" w:lineRule="exact"/>
      <w:jc w:val="center"/>
      <w:rPr>
        <w:rFonts w:ascii="Calibri" w:eastAsia="Calibri" w:hAnsi="Calibri" w:cs="Calibri"/>
        <w:sz w:val="18"/>
        <w:szCs w:val="18"/>
      </w:rPr>
    </w:pP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PAGE </w:instrText>
    </w:r>
    <w:r>
      <w:rPr>
        <w:rFonts w:ascii="Calibri" w:eastAsia="Calibri" w:hAnsi="Calibri" w:cs="Calibri"/>
        <w:b/>
        <w:bCs/>
        <w:spacing w:val="-7"/>
        <w:position w:val="2"/>
        <w:sz w:val="18"/>
        <w:szCs w:val="18"/>
      </w:rPr>
      <w:fldChar w:fldCharType="separate"/>
    </w:r>
    <w:r>
      <w:rPr>
        <w:rFonts w:ascii="Calibri" w:eastAsia="Calibri" w:hAnsi="Calibri" w:cs="Calibri"/>
        <w:b/>
        <w:bCs/>
        <w:spacing w:val="-7"/>
        <w:position w:val="2"/>
        <w:sz w:val="18"/>
        <w:szCs w:val="18"/>
      </w:rPr>
      <w:t>1</w:t>
    </w:r>
    <w:r>
      <w:rPr>
        <w:rFonts w:ascii="Calibri" w:eastAsia="Calibri" w:hAnsi="Calibri" w:cs="Calibri"/>
        <w:b/>
        <w:bCs/>
        <w:spacing w:val="-7"/>
        <w:position w:val="2"/>
        <w:sz w:val="18"/>
        <w:szCs w:val="18"/>
      </w:rPr>
      <w:fldChar w:fldCharType="end"/>
    </w:r>
    <w:r>
      <w:rPr>
        <w:rFonts w:ascii="Calibri" w:eastAsia="Calibri" w:hAnsi="Calibri" w:cs="Calibri"/>
        <w:b/>
        <w:bCs/>
        <w:spacing w:val="-7"/>
        <w:position w:val="2"/>
        <w:sz w:val="18"/>
        <w:szCs w:val="18"/>
      </w:rPr>
      <w:t xml:space="preserve"> / </w:t>
    </w: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 </w:instrText>
    </w:r>
    <w:r>
      <w:rPr>
        <w:rFonts w:ascii="Calibri" w:eastAsia="Calibri" w:hAnsi="Calibri" w:cs="Calibri"/>
        <w:b/>
        <w:bCs/>
        <w:spacing w:val="-7"/>
        <w:position w:val="2"/>
        <w:sz w:val="18"/>
        <w:szCs w:val="18"/>
      </w:rPr>
      <w:fldChar w:fldCharType="begin"/>
    </w:r>
    <w:r>
      <w:rPr>
        <w:rFonts w:ascii="Calibri" w:eastAsia="Calibri" w:hAnsi="Calibri" w:cs="Calibri"/>
        <w:b/>
        <w:bCs/>
        <w:spacing w:val="-7"/>
        <w:position w:val="2"/>
        <w:sz w:val="18"/>
        <w:szCs w:val="18"/>
      </w:rPr>
      <w:instrText xml:space="preserve"> NUMPAGES </w:instrText>
    </w:r>
    <w:r>
      <w:rPr>
        <w:rFonts w:ascii="Calibri" w:eastAsia="Calibri" w:hAnsi="Calibri" w:cs="Calibri"/>
        <w:b/>
        <w:bCs/>
        <w:spacing w:val="-7"/>
        <w:position w:val="2"/>
        <w:sz w:val="18"/>
        <w:szCs w:val="18"/>
      </w:rPr>
      <w:fldChar w:fldCharType="separate"/>
    </w:r>
    <w:r w:rsidR="00B60EB2">
      <w:rPr>
        <w:rFonts w:ascii="Calibri" w:eastAsia="Calibri" w:hAnsi="Calibri" w:cs="Calibri"/>
        <w:b/>
        <w:bCs/>
        <w:noProof/>
        <w:spacing w:val="-7"/>
        <w:position w:val="2"/>
        <w:sz w:val="18"/>
        <w:szCs w:val="18"/>
      </w:rPr>
      <w:instrText>22</w:instrText>
    </w:r>
    <w:r>
      <w:rPr>
        <w:rFonts w:ascii="Calibri" w:eastAsia="Calibri" w:hAnsi="Calibri" w:cs="Calibri"/>
        <w:b/>
        <w:bCs/>
        <w:spacing w:val="-7"/>
        <w:position w:val="2"/>
        <w:sz w:val="18"/>
        <w:szCs w:val="18"/>
      </w:rPr>
      <w:fldChar w:fldCharType="end"/>
    </w:r>
    <w:r>
      <w:rPr>
        <w:rFonts w:ascii="Calibri" w:eastAsia="Calibri" w:hAnsi="Calibri" w:cs="Calibri"/>
        <w:b/>
        <w:bCs/>
        <w:spacing w:val="-7"/>
        <w:position w:val="2"/>
        <w:sz w:val="18"/>
        <w:szCs w:val="18"/>
      </w:rPr>
      <w:instrText xml:space="preserve"> - 1 </w:instrText>
    </w:r>
    <w:r>
      <w:rPr>
        <w:rFonts w:ascii="Calibri" w:eastAsia="Calibri" w:hAnsi="Calibri" w:cs="Calibri"/>
        <w:b/>
        <w:bCs/>
        <w:spacing w:val="-7"/>
        <w:position w:val="2"/>
        <w:sz w:val="18"/>
        <w:szCs w:val="18"/>
      </w:rPr>
      <w:fldChar w:fldCharType="separate"/>
    </w:r>
    <w:r w:rsidR="00B60EB2">
      <w:rPr>
        <w:rFonts w:ascii="Calibri" w:eastAsia="Calibri" w:hAnsi="Calibri" w:cs="Calibri"/>
        <w:b/>
        <w:bCs/>
        <w:noProof/>
        <w:spacing w:val="-7"/>
        <w:position w:val="2"/>
        <w:sz w:val="18"/>
        <w:szCs w:val="18"/>
      </w:rPr>
      <w:t>21</w:t>
    </w:r>
    <w:r>
      <w:rPr>
        <w:rFonts w:ascii="Calibri" w:eastAsia="Calibri" w:hAnsi="Calibri" w:cs="Calibri"/>
        <w:b/>
        <w:bCs/>
        <w:spacing w:val="-7"/>
        <w:position w:val="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CC04B3" w14:textId="77777777" w:rsidR="002F777A" w:rsidRDefault="002F777A">
      <w:r>
        <w:separator/>
      </w:r>
    </w:p>
  </w:footnote>
  <w:footnote w:type="continuationSeparator" w:id="0">
    <w:p w14:paraId="55A6CF43" w14:textId="77777777" w:rsidR="002F777A" w:rsidRDefault="002F7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6117D" w14:textId="77777777" w:rsidR="00B44750" w:rsidRDefault="00B447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6763B" w14:textId="77777777" w:rsidR="00B44750" w:rsidRDefault="00000000">
    <w:pPr>
      <w:spacing w:line="46" w:lineRule="auto"/>
      <w:rPr>
        <w:sz w:val="2"/>
      </w:rPr>
    </w:pPr>
    <w:r>
      <w:rPr>
        <w:noProof/>
      </w:rPr>
      <w:drawing>
        <wp:anchor distT="0" distB="0" distL="0" distR="0" simplePos="0" relativeHeight="251656704" behindDoc="0" locked="0" layoutInCell="0" allowOverlap="1" wp14:anchorId="6B95D3EB" wp14:editId="6DEFBE34">
          <wp:simplePos x="0" y="0"/>
          <wp:positionH relativeFrom="page">
            <wp:posOffset>1124585</wp:posOffset>
          </wp:positionH>
          <wp:positionV relativeFrom="page">
            <wp:posOffset>691515</wp:posOffset>
          </wp:positionV>
          <wp:extent cx="5311140" cy="8890"/>
          <wp:effectExtent l="0" t="0" r="0" b="0"/>
          <wp:wrapNone/>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5311140" cy="9143"/>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915FA" w14:textId="77777777" w:rsidR="00B44750" w:rsidRDefault="00000000">
    <w:pPr>
      <w:spacing w:line="46" w:lineRule="auto"/>
      <w:rPr>
        <w:sz w:val="2"/>
      </w:rPr>
    </w:pPr>
    <w:r>
      <w:rPr>
        <w:noProof/>
      </w:rPr>
      <w:drawing>
        <wp:anchor distT="0" distB="0" distL="0" distR="0" simplePos="0" relativeHeight="251657728" behindDoc="0" locked="0" layoutInCell="0" allowOverlap="1" wp14:anchorId="2160B705" wp14:editId="165A0479">
          <wp:simplePos x="0" y="0"/>
          <wp:positionH relativeFrom="page">
            <wp:posOffset>1124585</wp:posOffset>
          </wp:positionH>
          <wp:positionV relativeFrom="page">
            <wp:posOffset>691515</wp:posOffset>
          </wp:positionV>
          <wp:extent cx="5311140" cy="88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5311140" cy="9143"/>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82F3" w14:textId="77777777" w:rsidR="00B44750" w:rsidRDefault="00000000">
    <w:pPr>
      <w:pStyle w:val="a3"/>
      <w:spacing w:line="227" w:lineRule="auto"/>
      <w:ind w:left="5356"/>
      <w:jc w:val="right"/>
      <w:rPr>
        <w:rFonts w:hint="eastAsia"/>
        <w:sz w:val="15"/>
        <w:szCs w:val="15"/>
        <w:lang w:eastAsia="zh-CN"/>
      </w:rPr>
    </w:pPr>
    <w:r>
      <w:rPr>
        <w:noProof/>
        <w:sz w:val="15"/>
        <w:szCs w:val="15"/>
      </w:rPr>
      <w:drawing>
        <wp:anchor distT="0" distB="0" distL="0" distR="0" simplePos="0" relativeHeight="251658752" behindDoc="0" locked="0" layoutInCell="0" allowOverlap="1" wp14:anchorId="166A5EA4" wp14:editId="09BD7467">
          <wp:simplePos x="0" y="0"/>
          <wp:positionH relativeFrom="page">
            <wp:posOffset>1124585</wp:posOffset>
          </wp:positionH>
          <wp:positionV relativeFrom="page">
            <wp:posOffset>916940</wp:posOffset>
          </wp:positionV>
          <wp:extent cx="5215255" cy="88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215128" cy="9143"/>
                  </a:xfrm>
                  <a:prstGeom prst="rect">
                    <a:avLst/>
                  </a:prstGeom>
                </pic:spPr>
              </pic:pic>
            </a:graphicData>
          </a:graphic>
        </wp:anchor>
      </w:drawing>
    </w:r>
    <w:r>
      <w:rPr>
        <w:sz w:val="15"/>
        <w:szCs w:val="15"/>
        <w:lang w:eastAsia="zh-CN"/>
      </w:rPr>
      <w:t>合同编号：</w:t>
    </w:r>
    <w:r>
      <w:rPr>
        <w:spacing w:val="-1"/>
        <w:sz w:val="15"/>
        <w:szCs w:val="15"/>
        <w:u w:val="single"/>
        <w:lang w:eastAsia="zh-CN"/>
      </w:rPr>
      <w:t>HZBN-2026-011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4FBCF" w14:textId="77777777" w:rsidR="00B44750" w:rsidRDefault="00000000">
    <w:pPr>
      <w:pStyle w:val="a3"/>
      <w:spacing w:line="227" w:lineRule="auto"/>
      <w:ind w:left="5548"/>
      <w:jc w:val="right"/>
      <w:rPr>
        <w:rFonts w:hint="eastAsia"/>
        <w:sz w:val="15"/>
        <w:szCs w:val="15"/>
        <w:lang w:eastAsia="zh-CN"/>
      </w:rPr>
    </w:pPr>
    <w:r>
      <w:rPr>
        <w:noProof/>
      </w:rPr>
      <w:drawing>
        <wp:anchor distT="0" distB="0" distL="0" distR="0" simplePos="0" relativeHeight="251655680" behindDoc="0" locked="0" layoutInCell="0" allowOverlap="1" wp14:anchorId="44273715" wp14:editId="2F790C27">
          <wp:simplePos x="0" y="0"/>
          <wp:positionH relativeFrom="page">
            <wp:posOffset>1124585</wp:posOffset>
          </wp:positionH>
          <wp:positionV relativeFrom="page">
            <wp:posOffset>916940</wp:posOffset>
          </wp:positionV>
          <wp:extent cx="5215255" cy="8890"/>
          <wp:effectExtent l="0" t="0" r="0" b="0"/>
          <wp:wrapNone/>
          <wp:docPr id="2014324705" name="IM 8"/>
          <wp:cNvGraphicFramePr/>
          <a:graphic xmlns:a="http://schemas.openxmlformats.org/drawingml/2006/main">
            <a:graphicData uri="http://schemas.openxmlformats.org/drawingml/2006/picture">
              <pic:pic xmlns:pic="http://schemas.openxmlformats.org/drawingml/2006/picture">
                <pic:nvPicPr>
                  <pic:cNvPr id="2014324705" name="IM 8"/>
                  <pic:cNvPicPr/>
                </pic:nvPicPr>
                <pic:blipFill>
                  <a:blip r:embed="rId1"/>
                  <a:stretch>
                    <a:fillRect/>
                  </a:stretch>
                </pic:blipFill>
                <pic:spPr>
                  <a:xfrm>
                    <a:off x="0" y="0"/>
                    <a:ext cx="5215128" cy="9143"/>
                  </a:xfrm>
                  <a:prstGeom prst="rect">
                    <a:avLst/>
                  </a:prstGeom>
                </pic:spPr>
              </pic:pic>
            </a:graphicData>
          </a:graphic>
        </wp:anchor>
      </w:drawing>
    </w:r>
    <w:r>
      <w:rPr>
        <w:sz w:val="15"/>
        <w:szCs w:val="15"/>
        <w:lang w:eastAsia="zh-CN"/>
      </w:rPr>
      <w:t>合同编号：</w:t>
    </w:r>
    <w:r>
      <w:rPr>
        <w:spacing w:val="-1"/>
        <w:sz w:val="15"/>
        <w:szCs w:val="15"/>
        <w:u w:val="single"/>
        <w:lang w:eastAsia="zh-CN"/>
      </w:rPr>
      <w:t>HZBN-2026-011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DE9CC" w14:textId="77777777" w:rsidR="00B44750" w:rsidRDefault="00000000">
    <w:pPr>
      <w:pStyle w:val="a3"/>
      <w:spacing w:line="227" w:lineRule="auto"/>
      <w:ind w:left="5356"/>
      <w:jc w:val="right"/>
      <w:rPr>
        <w:rFonts w:hint="eastAsia"/>
        <w:sz w:val="15"/>
        <w:szCs w:val="15"/>
        <w:lang w:eastAsia="zh-CN"/>
      </w:rPr>
    </w:pPr>
    <w:r>
      <w:rPr>
        <w:noProof/>
      </w:rPr>
      <w:drawing>
        <wp:anchor distT="0" distB="0" distL="0" distR="0" simplePos="0" relativeHeight="251659776" behindDoc="0" locked="0" layoutInCell="0" allowOverlap="1" wp14:anchorId="51D400BE" wp14:editId="4D2D6B4A">
          <wp:simplePos x="0" y="0"/>
          <wp:positionH relativeFrom="page">
            <wp:posOffset>1124585</wp:posOffset>
          </wp:positionH>
          <wp:positionV relativeFrom="page">
            <wp:posOffset>916940</wp:posOffset>
          </wp:positionV>
          <wp:extent cx="5215255" cy="889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5215128" cy="9143"/>
                  </a:xfrm>
                  <a:prstGeom prst="rect">
                    <a:avLst/>
                  </a:prstGeom>
                </pic:spPr>
              </pic:pic>
            </a:graphicData>
          </a:graphic>
        </wp:anchor>
      </w:drawing>
    </w:r>
    <w:r>
      <w:rPr>
        <w:sz w:val="15"/>
        <w:szCs w:val="15"/>
        <w:lang w:eastAsia="zh-CN"/>
      </w:rPr>
      <w:t>合同编号：</w:t>
    </w:r>
    <w:r>
      <w:rPr>
        <w:spacing w:val="-1"/>
        <w:sz w:val="15"/>
        <w:szCs w:val="15"/>
        <w:u w:val="single"/>
        <w:lang w:eastAsia="zh-CN"/>
      </w:rPr>
      <w:t>HZBN-2026-011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60FEB"/>
    <w:multiLevelType w:val="multilevel"/>
    <w:tmpl w:val="08460FEB"/>
    <w:lvl w:ilvl="0">
      <w:start w:val="1"/>
      <w:numFmt w:val="bullet"/>
      <w:lvlText w:val=""/>
      <w:lvlJc w:val="left"/>
      <w:pPr>
        <w:ind w:left="1145" w:hanging="440"/>
      </w:pPr>
      <w:rPr>
        <w:rFonts w:ascii="Wingdings" w:hAnsi="Wingdings" w:hint="default"/>
      </w:rPr>
    </w:lvl>
    <w:lvl w:ilvl="1">
      <w:start w:val="1"/>
      <w:numFmt w:val="bullet"/>
      <w:lvlText w:val=""/>
      <w:lvlJc w:val="left"/>
      <w:pPr>
        <w:ind w:left="1585" w:hanging="440"/>
      </w:pPr>
      <w:rPr>
        <w:rFonts w:ascii="Wingdings" w:hAnsi="Wingdings" w:hint="default"/>
      </w:rPr>
    </w:lvl>
    <w:lvl w:ilvl="2">
      <w:start w:val="1"/>
      <w:numFmt w:val="bullet"/>
      <w:lvlText w:val=""/>
      <w:lvlJc w:val="left"/>
      <w:pPr>
        <w:ind w:left="2025" w:hanging="440"/>
      </w:pPr>
      <w:rPr>
        <w:rFonts w:ascii="Wingdings" w:hAnsi="Wingdings" w:hint="default"/>
      </w:rPr>
    </w:lvl>
    <w:lvl w:ilvl="3">
      <w:start w:val="1"/>
      <w:numFmt w:val="bullet"/>
      <w:lvlText w:val=""/>
      <w:lvlJc w:val="left"/>
      <w:pPr>
        <w:ind w:left="2465" w:hanging="440"/>
      </w:pPr>
      <w:rPr>
        <w:rFonts w:ascii="Wingdings" w:hAnsi="Wingdings" w:hint="default"/>
      </w:rPr>
    </w:lvl>
    <w:lvl w:ilvl="4">
      <w:start w:val="1"/>
      <w:numFmt w:val="bullet"/>
      <w:lvlText w:val=""/>
      <w:lvlJc w:val="left"/>
      <w:pPr>
        <w:ind w:left="2905" w:hanging="440"/>
      </w:pPr>
      <w:rPr>
        <w:rFonts w:ascii="Wingdings" w:hAnsi="Wingdings" w:hint="default"/>
      </w:rPr>
    </w:lvl>
    <w:lvl w:ilvl="5">
      <w:start w:val="1"/>
      <w:numFmt w:val="bullet"/>
      <w:lvlText w:val=""/>
      <w:lvlJc w:val="left"/>
      <w:pPr>
        <w:ind w:left="3345" w:hanging="440"/>
      </w:pPr>
      <w:rPr>
        <w:rFonts w:ascii="Wingdings" w:hAnsi="Wingdings" w:hint="default"/>
      </w:rPr>
    </w:lvl>
    <w:lvl w:ilvl="6">
      <w:start w:val="1"/>
      <w:numFmt w:val="bullet"/>
      <w:lvlText w:val=""/>
      <w:lvlJc w:val="left"/>
      <w:pPr>
        <w:ind w:left="3785" w:hanging="440"/>
      </w:pPr>
      <w:rPr>
        <w:rFonts w:ascii="Wingdings" w:hAnsi="Wingdings" w:hint="default"/>
      </w:rPr>
    </w:lvl>
    <w:lvl w:ilvl="7">
      <w:start w:val="1"/>
      <w:numFmt w:val="bullet"/>
      <w:lvlText w:val=""/>
      <w:lvlJc w:val="left"/>
      <w:pPr>
        <w:ind w:left="4225" w:hanging="440"/>
      </w:pPr>
      <w:rPr>
        <w:rFonts w:ascii="Wingdings" w:hAnsi="Wingdings" w:hint="default"/>
      </w:rPr>
    </w:lvl>
    <w:lvl w:ilvl="8">
      <w:start w:val="1"/>
      <w:numFmt w:val="bullet"/>
      <w:lvlText w:val=""/>
      <w:lvlJc w:val="left"/>
      <w:pPr>
        <w:ind w:left="4665" w:hanging="440"/>
      </w:pPr>
      <w:rPr>
        <w:rFonts w:ascii="Wingdings" w:hAnsi="Wingdings" w:hint="default"/>
      </w:rPr>
    </w:lvl>
  </w:abstractNum>
  <w:abstractNum w:abstractNumId="1" w15:restartNumberingAfterBreak="0">
    <w:nsid w:val="0E1A310A"/>
    <w:multiLevelType w:val="multilevel"/>
    <w:tmpl w:val="0E1A310A"/>
    <w:lvl w:ilvl="0">
      <w:start w:val="1"/>
      <w:numFmt w:val="decimal"/>
      <w:lvlText w:val="%1."/>
      <w:lvlJc w:val="left"/>
      <w:pPr>
        <w:ind w:left="925" w:hanging="440"/>
      </w:pPr>
    </w:lvl>
    <w:lvl w:ilvl="1">
      <w:start w:val="1"/>
      <w:numFmt w:val="lowerLetter"/>
      <w:lvlText w:val="%2)"/>
      <w:lvlJc w:val="left"/>
      <w:pPr>
        <w:ind w:left="1365" w:hanging="440"/>
      </w:pPr>
    </w:lvl>
    <w:lvl w:ilvl="2">
      <w:start w:val="1"/>
      <w:numFmt w:val="lowerRoman"/>
      <w:lvlText w:val="%3."/>
      <w:lvlJc w:val="right"/>
      <w:pPr>
        <w:ind w:left="1805" w:hanging="440"/>
      </w:pPr>
    </w:lvl>
    <w:lvl w:ilvl="3">
      <w:start w:val="1"/>
      <w:numFmt w:val="decimal"/>
      <w:lvlText w:val="%4."/>
      <w:lvlJc w:val="left"/>
      <w:pPr>
        <w:ind w:left="2245" w:hanging="440"/>
      </w:pPr>
    </w:lvl>
    <w:lvl w:ilvl="4">
      <w:start w:val="1"/>
      <w:numFmt w:val="lowerLetter"/>
      <w:lvlText w:val="%5)"/>
      <w:lvlJc w:val="left"/>
      <w:pPr>
        <w:ind w:left="2685" w:hanging="440"/>
      </w:pPr>
    </w:lvl>
    <w:lvl w:ilvl="5">
      <w:start w:val="1"/>
      <w:numFmt w:val="lowerRoman"/>
      <w:lvlText w:val="%6."/>
      <w:lvlJc w:val="right"/>
      <w:pPr>
        <w:ind w:left="3125" w:hanging="440"/>
      </w:pPr>
    </w:lvl>
    <w:lvl w:ilvl="6">
      <w:start w:val="1"/>
      <w:numFmt w:val="decimal"/>
      <w:lvlText w:val="%7."/>
      <w:lvlJc w:val="left"/>
      <w:pPr>
        <w:ind w:left="3565" w:hanging="440"/>
      </w:pPr>
    </w:lvl>
    <w:lvl w:ilvl="7">
      <w:start w:val="1"/>
      <w:numFmt w:val="lowerLetter"/>
      <w:lvlText w:val="%8)"/>
      <w:lvlJc w:val="left"/>
      <w:pPr>
        <w:ind w:left="4005" w:hanging="440"/>
      </w:pPr>
    </w:lvl>
    <w:lvl w:ilvl="8">
      <w:start w:val="1"/>
      <w:numFmt w:val="lowerRoman"/>
      <w:lvlText w:val="%9."/>
      <w:lvlJc w:val="right"/>
      <w:pPr>
        <w:ind w:left="4445" w:hanging="440"/>
      </w:pPr>
    </w:lvl>
  </w:abstractNum>
  <w:abstractNum w:abstractNumId="2" w15:restartNumberingAfterBreak="0">
    <w:nsid w:val="122E339E"/>
    <w:multiLevelType w:val="multilevel"/>
    <w:tmpl w:val="122E339E"/>
    <w:lvl w:ilvl="0">
      <w:start w:val="1"/>
      <w:numFmt w:val="japaneseCounting"/>
      <w:lvlText w:val="%1、"/>
      <w:lvlJc w:val="left"/>
      <w:pPr>
        <w:ind w:left="965" w:hanging="48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5036DDA"/>
    <w:multiLevelType w:val="multilevel"/>
    <w:tmpl w:val="35036DDA"/>
    <w:lvl w:ilvl="0">
      <w:start w:val="1"/>
      <w:numFmt w:val="bullet"/>
      <w:lvlText w:val=""/>
      <w:lvlJc w:val="left"/>
      <w:pPr>
        <w:ind w:left="1000" w:hanging="440"/>
      </w:pPr>
      <w:rPr>
        <w:rFonts w:ascii="Wingdings" w:hAnsi="Wingdings" w:hint="default"/>
      </w:rPr>
    </w:lvl>
    <w:lvl w:ilvl="1">
      <w:start w:val="1"/>
      <w:numFmt w:val="bullet"/>
      <w:lvlText w:val=""/>
      <w:lvlJc w:val="left"/>
      <w:pPr>
        <w:ind w:left="1440" w:hanging="440"/>
      </w:pPr>
      <w:rPr>
        <w:rFonts w:ascii="Wingdings" w:hAnsi="Wingdings" w:hint="default"/>
      </w:rPr>
    </w:lvl>
    <w:lvl w:ilvl="2">
      <w:start w:val="1"/>
      <w:numFmt w:val="bullet"/>
      <w:lvlText w:val=""/>
      <w:lvlJc w:val="left"/>
      <w:pPr>
        <w:ind w:left="1880" w:hanging="440"/>
      </w:pPr>
      <w:rPr>
        <w:rFonts w:ascii="Wingdings" w:hAnsi="Wingdings" w:hint="default"/>
      </w:rPr>
    </w:lvl>
    <w:lvl w:ilvl="3">
      <w:start w:val="1"/>
      <w:numFmt w:val="bullet"/>
      <w:lvlText w:val=""/>
      <w:lvlJc w:val="left"/>
      <w:pPr>
        <w:ind w:left="2320" w:hanging="440"/>
      </w:pPr>
      <w:rPr>
        <w:rFonts w:ascii="Wingdings" w:hAnsi="Wingdings" w:hint="default"/>
      </w:rPr>
    </w:lvl>
    <w:lvl w:ilvl="4">
      <w:start w:val="1"/>
      <w:numFmt w:val="bullet"/>
      <w:lvlText w:val=""/>
      <w:lvlJc w:val="left"/>
      <w:pPr>
        <w:ind w:left="2760" w:hanging="440"/>
      </w:pPr>
      <w:rPr>
        <w:rFonts w:ascii="Wingdings" w:hAnsi="Wingdings" w:hint="default"/>
      </w:rPr>
    </w:lvl>
    <w:lvl w:ilvl="5">
      <w:start w:val="1"/>
      <w:numFmt w:val="bullet"/>
      <w:lvlText w:val=""/>
      <w:lvlJc w:val="left"/>
      <w:pPr>
        <w:ind w:left="3200" w:hanging="440"/>
      </w:pPr>
      <w:rPr>
        <w:rFonts w:ascii="Wingdings" w:hAnsi="Wingdings" w:hint="default"/>
      </w:rPr>
    </w:lvl>
    <w:lvl w:ilvl="6">
      <w:start w:val="1"/>
      <w:numFmt w:val="bullet"/>
      <w:lvlText w:val=""/>
      <w:lvlJc w:val="left"/>
      <w:pPr>
        <w:ind w:left="3640" w:hanging="440"/>
      </w:pPr>
      <w:rPr>
        <w:rFonts w:ascii="Wingdings" w:hAnsi="Wingdings" w:hint="default"/>
      </w:rPr>
    </w:lvl>
    <w:lvl w:ilvl="7">
      <w:start w:val="1"/>
      <w:numFmt w:val="bullet"/>
      <w:lvlText w:val=""/>
      <w:lvlJc w:val="left"/>
      <w:pPr>
        <w:ind w:left="4080" w:hanging="440"/>
      </w:pPr>
      <w:rPr>
        <w:rFonts w:ascii="Wingdings" w:hAnsi="Wingdings" w:hint="default"/>
      </w:rPr>
    </w:lvl>
    <w:lvl w:ilvl="8">
      <w:start w:val="1"/>
      <w:numFmt w:val="bullet"/>
      <w:lvlText w:val=""/>
      <w:lvlJc w:val="left"/>
      <w:pPr>
        <w:ind w:left="4520" w:hanging="440"/>
      </w:pPr>
      <w:rPr>
        <w:rFonts w:ascii="Wingdings" w:hAnsi="Wingdings" w:hint="default"/>
      </w:rPr>
    </w:lvl>
  </w:abstractNum>
  <w:abstractNum w:abstractNumId="4" w15:restartNumberingAfterBreak="0">
    <w:nsid w:val="371C67C6"/>
    <w:multiLevelType w:val="multilevel"/>
    <w:tmpl w:val="371C67C6"/>
    <w:lvl w:ilvl="0">
      <w:start w:val="1"/>
      <w:numFmt w:val="decimal"/>
      <w:lvlText w:val="%1."/>
      <w:lvlJc w:val="left"/>
      <w:pPr>
        <w:ind w:left="925" w:hanging="440"/>
      </w:pPr>
    </w:lvl>
    <w:lvl w:ilvl="1">
      <w:start w:val="1"/>
      <w:numFmt w:val="lowerLetter"/>
      <w:lvlText w:val="%2)"/>
      <w:lvlJc w:val="left"/>
      <w:pPr>
        <w:ind w:left="1365" w:hanging="440"/>
      </w:pPr>
    </w:lvl>
    <w:lvl w:ilvl="2">
      <w:start w:val="1"/>
      <w:numFmt w:val="lowerRoman"/>
      <w:lvlText w:val="%3."/>
      <w:lvlJc w:val="right"/>
      <w:pPr>
        <w:ind w:left="1805" w:hanging="440"/>
      </w:pPr>
    </w:lvl>
    <w:lvl w:ilvl="3">
      <w:start w:val="1"/>
      <w:numFmt w:val="decimal"/>
      <w:lvlText w:val="%4."/>
      <w:lvlJc w:val="left"/>
      <w:pPr>
        <w:ind w:left="2245" w:hanging="440"/>
      </w:pPr>
    </w:lvl>
    <w:lvl w:ilvl="4">
      <w:start w:val="1"/>
      <w:numFmt w:val="lowerLetter"/>
      <w:lvlText w:val="%5)"/>
      <w:lvlJc w:val="left"/>
      <w:pPr>
        <w:ind w:left="2685" w:hanging="440"/>
      </w:pPr>
    </w:lvl>
    <w:lvl w:ilvl="5">
      <w:start w:val="1"/>
      <w:numFmt w:val="lowerRoman"/>
      <w:lvlText w:val="%6."/>
      <w:lvlJc w:val="right"/>
      <w:pPr>
        <w:ind w:left="3125" w:hanging="440"/>
      </w:pPr>
    </w:lvl>
    <w:lvl w:ilvl="6">
      <w:start w:val="1"/>
      <w:numFmt w:val="decimal"/>
      <w:lvlText w:val="%7."/>
      <w:lvlJc w:val="left"/>
      <w:pPr>
        <w:ind w:left="3565" w:hanging="440"/>
      </w:pPr>
    </w:lvl>
    <w:lvl w:ilvl="7">
      <w:start w:val="1"/>
      <w:numFmt w:val="lowerLetter"/>
      <w:lvlText w:val="%8)"/>
      <w:lvlJc w:val="left"/>
      <w:pPr>
        <w:ind w:left="4005" w:hanging="440"/>
      </w:pPr>
    </w:lvl>
    <w:lvl w:ilvl="8">
      <w:start w:val="1"/>
      <w:numFmt w:val="lowerRoman"/>
      <w:lvlText w:val="%9."/>
      <w:lvlJc w:val="right"/>
      <w:pPr>
        <w:ind w:left="4445" w:hanging="440"/>
      </w:pPr>
    </w:lvl>
  </w:abstractNum>
  <w:abstractNum w:abstractNumId="5" w15:restartNumberingAfterBreak="0">
    <w:nsid w:val="47097457"/>
    <w:multiLevelType w:val="multilevel"/>
    <w:tmpl w:val="47097457"/>
    <w:lvl w:ilvl="0">
      <w:start w:val="1"/>
      <w:numFmt w:val="bullet"/>
      <w:lvlText w:val=""/>
      <w:lvlJc w:val="left"/>
      <w:pPr>
        <w:ind w:left="1280" w:hanging="440"/>
      </w:pPr>
      <w:rPr>
        <w:rFonts w:ascii="Wingdings" w:hAnsi="Wingdings" w:hint="default"/>
      </w:rPr>
    </w:lvl>
    <w:lvl w:ilvl="1">
      <w:start w:val="1"/>
      <w:numFmt w:val="bullet"/>
      <w:lvlText w:val=""/>
      <w:lvlJc w:val="left"/>
      <w:pPr>
        <w:ind w:left="1720" w:hanging="440"/>
      </w:pPr>
      <w:rPr>
        <w:rFonts w:ascii="Wingdings" w:hAnsi="Wingdings" w:hint="default"/>
      </w:rPr>
    </w:lvl>
    <w:lvl w:ilvl="2">
      <w:start w:val="1"/>
      <w:numFmt w:val="bullet"/>
      <w:lvlText w:val=""/>
      <w:lvlJc w:val="left"/>
      <w:pPr>
        <w:ind w:left="2160" w:hanging="440"/>
      </w:pPr>
      <w:rPr>
        <w:rFonts w:ascii="Wingdings" w:hAnsi="Wingdings" w:hint="default"/>
      </w:rPr>
    </w:lvl>
    <w:lvl w:ilvl="3">
      <w:start w:val="1"/>
      <w:numFmt w:val="bullet"/>
      <w:lvlText w:val=""/>
      <w:lvlJc w:val="left"/>
      <w:pPr>
        <w:ind w:left="2600" w:hanging="440"/>
      </w:pPr>
      <w:rPr>
        <w:rFonts w:ascii="Wingdings" w:hAnsi="Wingdings" w:hint="default"/>
      </w:rPr>
    </w:lvl>
    <w:lvl w:ilvl="4">
      <w:start w:val="1"/>
      <w:numFmt w:val="bullet"/>
      <w:lvlText w:val=""/>
      <w:lvlJc w:val="left"/>
      <w:pPr>
        <w:ind w:left="3040" w:hanging="440"/>
      </w:pPr>
      <w:rPr>
        <w:rFonts w:ascii="Wingdings" w:hAnsi="Wingdings" w:hint="default"/>
      </w:rPr>
    </w:lvl>
    <w:lvl w:ilvl="5">
      <w:start w:val="1"/>
      <w:numFmt w:val="bullet"/>
      <w:lvlText w:val=""/>
      <w:lvlJc w:val="left"/>
      <w:pPr>
        <w:ind w:left="3480" w:hanging="440"/>
      </w:pPr>
      <w:rPr>
        <w:rFonts w:ascii="Wingdings" w:hAnsi="Wingdings" w:hint="default"/>
      </w:rPr>
    </w:lvl>
    <w:lvl w:ilvl="6">
      <w:start w:val="1"/>
      <w:numFmt w:val="bullet"/>
      <w:lvlText w:val=""/>
      <w:lvlJc w:val="left"/>
      <w:pPr>
        <w:ind w:left="3920" w:hanging="440"/>
      </w:pPr>
      <w:rPr>
        <w:rFonts w:ascii="Wingdings" w:hAnsi="Wingdings" w:hint="default"/>
      </w:rPr>
    </w:lvl>
    <w:lvl w:ilvl="7">
      <w:start w:val="1"/>
      <w:numFmt w:val="bullet"/>
      <w:lvlText w:val=""/>
      <w:lvlJc w:val="left"/>
      <w:pPr>
        <w:ind w:left="4360" w:hanging="440"/>
      </w:pPr>
      <w:rPr>
        <w:rFonts w:ascii="Wingdings" w:hAnsi="Wingdings" w:hint="default"/>
      </w:rPr>
    </w:lvl>
    <w:lvl w:ilvl="8">
      <w:start w:val="1"/>
      <w:numFmt w:val="bullet"/>
      <w:lvlText w:val=""/>
      <w:lvlJc w:val="left"/>
      <w:pPr>
        <w:ind w:left="4800" w:hanging="440"/>
      </w:pPr>
      <w:rPr>
        <w:rFonts w:ascii="Wingdings" w:hAnsi="Wingdings" w:hint="default"/>
      </w:rPr>
    </w:lvl>
  </w:abstractNum>
  <w:abstractNum w:abstractNumId="6" w15:restartNumberingAfterBreak="0">
    <w:nsid w:val="4F2D4656"/>
    <w:multiLevelType w:val="multilevel"/>
    <w:tmpl w:val="4F2D4656"/>
    <w:lvl w:ilvl="0">
      <w:start w:val="1"/>
      <w:numFmt w:val="bullet"/>
      <w:lvlText w:val=""/>
      <w:lvlJc w:val="left"/>
      <w:pPr>
        <w:ind w:left="1145" w:hanging="440"/>
      </w:pPr>
      <w:rPr>
        <w:rFonts w:ascii="Wingdings" w:hAnsi="Wingdings" w:hint="default"/>
      </w:rPr>
    </w:lvl>
    <w:lvl w:ilvl="1">
      <w:start w:val="1"/>
      <w:numFmt w:val="bullet"/>
      <w:lvlText w:val=""/>
      <w:lvlJc w:val="left"/>
      <w:pPr>
        <w:ind w:left="1585" w:hanging="440"/>
      </w:pPr>
      <w:rPr>
        <w:rFonts w:ascii="Wingdings" w:hAnsi="Wingdings" w:hint="default"/>
      </w:rPr>
    </w:lvl>
    <w:lvl w:ilvl="2">
      <w:start w:val="1"/>
      <w:numFmt w:val="bullet"/>
      <w:lvlText w:val=""/>
      <w:lvlJc w:val="left"/>
      <w:pPr>
        <w:ind w:left="2025" w:hanging="440"/>
      </w:pPr>
      <w:rPr>
        <w:rFonts w:ascii="Wingdings" w:hAnsi="Wingdings" w:hint="default"/>
      </w:rPr>
    </w:lvl>
    <w:lvl w:ilvl="3">
      <w:start w:val="1"/>
      <w:numFmt w:val="bullet"/>
      <w:lvlText w:val=""/>
      <w:lvlJc w:val="left"/>
      <w:pPr>
        <w:ind w:left="2465" w:hanging="440"/>
      </w:pPr>
      <w:rPr>
        <w:rFonts w:ascii="Wingdings" w:hAnsi="Wingdings" w:hint="default"/>
      </w:rPr>
    </w:lvl>
    <w:lvl w:ilvl="4">
      <w:start w:val="1"/>
      <w:numFmt w:val="bullet"/>
      <w:lvlText w:val=""/>
      <w:lvlJc w:val="left"/>
      <w:pPr>
        <w:ind w:left="2905" w:hanging="440"/>
      </w:pPr>
      <w:rPr>
        <w:rFonts w:ascii="Wingdings" w:hAnsi="Wingdings" w:hint="default"/>
      </w:rPr>
    </w:lvl>
    <w:lvl w:ilvl="5">
      <w:start w:val="1"/>
      <w:numFmt w:val="bullet"/>
      <w:lvlText w:val=""/>
      <w:lvlJc w:val="left"/>
      <w:pPr>
        <w:ind w:left="3345" w:hanging="440"/>
      </w:pPr>
      <w:rPr>
        <w:rFonts w:ascii="Wingdings" w:hAnsi="Wingdings" w:hint="default"/>
      </w:rPr>
    </w:lvl>
    <w:lvl w:ilvl="6">
      <w:start w:val="1"/>
      <w:numFmt w:val="bullet"/>
      <w:lvlText w:val=""/>
      <w:lvlJc w:val="left"/>
      <w:pPr>
        <w:ind w:left="3785" w:hanging="440"/>
      </w:pPr>
      <w:rPr>
        <w:rFonts w:ascii="Wingdings" w:hAnsi="Wingdings" w:hint="default"/>
      </w:rPr>
    </w:lvl>
    <w:lvl w:ilvl="7">
      <w:start w:val="1"/>
      <w:numFmt w:val="bullet"/>
      <w:lvlText w:val=""/>
      <w:lvlJc w:val="left"/>
      <w:pPr>
        <w:ind w:left="4225" w:hanging="440"/>
      </w:pPr>
      <w:rPr>
        <w:rFonts w:ascii="Wingdings" w:hAnsi="Wingdings" w:hint="default"/>
      </w:rPr>
    </w:lvl>
    <w:lvl w:ilvl="8">
      <w:start w:val="1"/>
      <w:numFmt w:val="bullet"/>
      <w:lvlText w:val=""/>
      <w:lvlJc w:val="left"/>
      <w:pPr>
        <w:ind w:left="4665" w:hanging="440"/>
      </w:pPr>
      <w:rPr>
        <w:rFonts w:ascii="Wingdings" w:hAnsi="Wingdings" w:hint="default"/>
      </w:rPr>
    </w:lvl>
  </w:abstractNum>
  <w:num w:numId="1" w16cid:durableId="48459596">
    <w:abstractNumId w:val="3"/>
  </w:num>
  <w:num w:numId="2" w16cid:durableId="232618583">
    <w:abstractNumId w:val="5"/>
  </w:num>
  <w:num w:numId="3" w16cid:durableId="2032489233">
    <w:abstractNumId w:val="6"/>
  </w:num>
  <w:num w:numId="4" w16cid:durableId="1680351891">
    <w:abstractNumId w:val="0"/>
  </w:num>
  <w:num w:numId="5" w16cid:durableId="329455307">
    <w:abstractNumId w:val="2"/>
  </w:num>
  <w:num w:numId="6" w16cid:durableId="1762024005">
    <w:abstractNumId w:val="4"/>
  </w:num>
  <w:num w:numId="7" w16cid:durableId="170421126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邵冬">
    <w15:presenceInfo w15:providerId="None" w15:userId="邵冬"/>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6F4"/>
    <w:rsid w:val="F0B75471"/>
    <w:rsid w:val="F15B904E"/>
    <w:rsid w:val="FFF7FF3C"/>
    <w:rsid w:val="FFFDF9E7"/>
    <w:rsid w:val="001F0687"/>
    <w:rsid w:val="00241281"/>
    <w:rsid w:val="002B7727"/>
    <w:rsid w:val="002F777A"/>
    <w:rsid w:val="004066F4"/>
    <w:rsid w:val="004134C6"/>
    <w:rsid w:val="004B789E"/>
    <w:rsid w:val="004D1282"/>
    <w:rsid w:val="007D2E9D"/>
    <w:rsid w:val="008076F3"/>
    <w:rsid w:val="008C6BEA"/>
    <w:rsid w:val="00900C55"/>
    <w:rsid w:val="009330DD"/>
    <w:rsid w:val="00961DD5"/>
    <w:rsid w:val="0097430A"/>
    <w:rsid w:val="009B4AEA"/>
    <w:rsid w:val="00B15F14"/>
    <w:rsid w:val="00B44750"/>
    <w:rsid w:val="00B60EB2"/>
    <w:rsid w:val="00BB5BD8"/>
    <w:rsid w:val="00C33E1C"/>
    <w:rsid w:val="00D31797"/>
    <w:rsid w:val="00D615B3"/>
    <w:rsid w:val="00F723E1"/>
    <w:rsid w:val="00FA420F"/>
    <w:rsid w:val="00FD7FD1"/>
    <w:rsid w:val="15722150"/>
    <w:rsid w:val="17EF4630"/>
    <w:rsid w:val="1EB3656E"/>
    <w:rsid w:val="248B3441"/>
    <w:rsid w:val="29DFF256"/>
    <w:rsid w:val="2FFF80CD"/>
    <w:rsid w:val="36017203"/>
    <w:rsid w:val="3FFF36F1"/>
    <w:rsid w:val="5A61186C"/>
    <w:rsid w:val="5CAFD5CC"/>
    <w:rsid w:val="62634A17"/>
    <w:rsid w:val="6B5E7380"/>
    <w:rsid w:val="6FF3742D"/>
    <w:rsid w:val="7E892C15"/>
    <w:rsid w:val="7FDFF2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B4901E0"/>
  <w15:docId w15:val="{64FC60DF-E40B-49FD-898F-8D8BEC9E6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28"/>
      <w:szCs w:val="28"/>
    </w:rPr>
  </w:style>
  <w:style w:type="paragraph" w:styleId="a4">
    <w:name w:val="footer"/>
    <w:basedOn w:val="a"/>
    <w:pPr>
      <w:tabs>
        <w:tab w:val="center" w:pos="4153"/>
        <w:tab w:val="right" w:pos="8306"/>
      </w:tabs>
    </w:pPr>
    <w:rPr>
      <w:sz w:val="18"/>
    </w:rPr>
  </w:style>
  <w:style w:type="paragraph" w:styleId="a5">
    <w:name w:val="header"/>
    <w:basedOn w:val="a"/>
    <w:link w:val="a6"/>
    <w:pPr>
      <w:tabs>
        <w:tab w:val="center" w:pos="4153"/>
        <w:tab w:val="right" w:pos="8306"/>
      </w:tabs>
      <w:jc w:val="center"/>
    </w:pPr>
    <w:rPr>
      <w:sz w:val="18"/>
      <w:szCs w:val="18"/>
    </w:rPr>
  </w:style>
  <w:style w:type="table" w:styleId="a7">
    <w:name w:val="Table Grid"/>
    <w:basedOn w:val="a1"/>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rPr>
  </w:style>
  <w:style w:type="paragraph" w:customStyle="1" w:styleId="1">
    <w:name w:val="修订1"/>
    <w:hidden/>
    <w:uiPriority w:val="99"/>
    <w:unhideWhenUsed/>
    <w:rPr>
      <w:rFonts w:eastAsia="Arial"/>
      <w:snapToGrid w:val="0"/>
      <w:color w:val="000000"/>
      <w:sz w:val="21"/>
      <w:szCs w:val="21"/>
      <w:lang w:eastAsia="en-US"/>
    </w:rPr>
  </w:style>
  <w:style w:type="paragraph" w:customStyle="1" w:styleId="10">
    <w:name w:val="正常1"/>
    <w:qFormat/>
    <w:pPr>
      <w:widowControl w:val="0"/>
      <w:jc w:val="both"/>
    </w:pPr>
    <w:rPr>
      <w:rFonts w:ascii="Times New Roman" w:eastAsia="Times New Roman" w:hAnsi="Times New Roman" w:cs="Times New Roman"/>
      <w:color w:val="000000"/>
      <w:kern w:val="2"/>
      <w:sz w:val="21"/>
      <w:szCs w:val="21"/>
    </w:rPr>
  </w:style>
  <w:style w:type="paragraph" w:styleId="a8">
    <w:name w:val="List Paragraph"/>
    <w:basedOn w:val="a"/>
    <w:uiPriority w:val="34"/>
    <w:unhideWhenUsed/>
    <w:qFormat/>
    <w:pPr>
      <w:widowControl w:val="0"/>
      <w:kinsoku/>
      <w:autoSpaceDE/>
      <w:autoSpaceDN/>
      <w:adjustRightInd/>
      <w:snapToGrid/>
      <w:ind w:firstLineChars="200" w:firstLine="420"/>
      <w:jc w:val="both"/>
      <w:textAlignment w:val="auto"/>
    </w:pPr>
    <w:rPr>
      <w:rFonts w:ascii="Calibri" w:eastAsia="宋体" w:hAnsi="Calibri" w:cs="Times New Roman"/>
      <w:snapToGrid/>
      <w:color w:val="auto"/>
      <w:kern w:val="2"/>
      <w:szCs w:val="22"/>
      <w:lang w:eastAsia="zh-CN"/>
    </w:rPr>
  </w:style>
  <w:style w:type="character" w:customStyle="1" w:styleId="a6">
    <w:name w:val="页眉 字符"/>
    <w:basedOn w:val="a0"/>
    <w:link w:val="a5"/>
    <w:rPr>
      <w:rFonts w:eastAsia="Arial"/>
      <w:snapToGrid w:val="0"/>
      <w:color w:val="000000"/>
      <w:sz w:val="18"/>
      <w:szCs w:val="18"/>
      <w:lang w:eastAsia="en-US"/>
    </w:rPr>
  </w:style>
  <w:style w:type="paragraph" w:customStyle="1" w:styleId="11">
    <w:name w:val="列出段落1"/>
    <w:basedOn w:val="a"/>
    <w:pPr>
      <w:widowControl w:val="0"/>
      <w:kinsoku/>
      <w:autoSpaceDE/>
      <w:autoSpaceDN/>
      <w:adjustRightInd/>
      <w:snapToGrid/>
      <w:ind w:firstLineChars="200" w:firstLine="420"/>
      <w:jc w:val="both"/>
      <w:textAlignment w:val="auto"/>
    </w:pPr>
    <w:rPr>
      <w:rFonts w:ascii="Calibri" w:eastAsia="宋体" w:hAnsi="Calibri" w:cs="Times New Roman"/>
      <w:snapToGrid/>
      <w:color w:val="auto"/>
      <w:kern w:val="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 Id="rId22"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9950AE2D-9505-406C-91E5-2C690C642D9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22</Pages>
  <Words>1777</Words>
  <Characters>10133</Characters>
  <Application>Microsoft Office Word</Application>
  <DocSecurity>0</DocSecurity>
  <Lines>84</Lines>
  <Paragraphs>23</Paragraphs>
  <ScaleCrop>false</ScaleCrop>
  <Company/>
  <LinksUpToDate>false</LinksUpToDate>
  <CharactersWithSpaces>11887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徐仲平</dc:creator>
  <cp:lastModifiedBy>freedom</cp:lastModifiedBy>
  <cp:revision>3</cp:revision>
  <dcterms:created xsi:type="dcterms:W3CDTF">2025-05-03T11:00:00Z</dcterms:created>
  <dcterms:modified xsi:type="dcterms:W3CDTF">2026-08-15T01:41:00Z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2025-04-30T21:22:10Z</vt:filetime>
  </property>
  <property fmtid="{D5CDD505-2E9C-101B-9397-08002B2CF9AE}" pid="4" name="KSOTemplateDocerSaveRecord">
    <vt:lpwstr>eyJoZGlkIjoiZTBmMjBmYzI1MGFjNGI4OTdjMmRmZjMyMDg3ZTRmMTMiLCJ1c2VySWQiOiI1MDA1NTA0MDEifQ==</vt:lpwstr>
  </property>
  <property fmtid="{D5CDD505-2E9C-101B-9397-08002B2CF9AE}" pid="5" name="KSOProductBuildVer">
    <vt:lpwstr>2052-12.1.26046.26046</vt:lpwstr>
  </property>
  <property fmtid="{D5CDD505-2E9C-101B-9397-08002B2CF9AE}" pid="6" name="ICV">
    <vt:lpwstr>27872D14455C4770B3C1B42A8B6144C7_12</vt:lpwstr>
  </property>
</Properties>
</file>